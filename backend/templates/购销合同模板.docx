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5E0AB9">
      <w:pPr>
        <w:keepNext w:val="0"/>
        <w:keepLines w:val="0"/>
        <w:pageBreakBefore w:val="0"/>
        <w:widowControl w:val="0"/>
        <w:kinsoku/>
        <w:wordWrap/>
        <w:overflowPunct/>
        <w:topLinePunct w:val="0"/>
        <w:autoSpaceDE/>
        <w:autoSpaceDN/>
        <w:bidi w:val="0"/>
        <w:adjustRightInd/>
        <w:snapToGrid/>
        <w:spacing w:before="156" w:beforeLines="50"/>
        <w:jc w:val="center"/>
        <w:textAlignment w:val="auto"/>
        <w:rPr>
          <w:rFonts w:hint="default" w:ascii="黑体" w:eastAsia="黑体"/>
          <w:b/>
          <w:bCs/>
          <w:sz w:val="44"/>
          <w:lang w:val="en-US" w:eastAsia="zh-CN"/>
        </w:rPr>
      </w:pPr>
      <w:r>
        <w:rPr>
          <w:sz w:val="20"/>
        </w:rPr>
        <mc:AlternateContent>
          <mc:Choice Requires="wps">
            <w:drawing>
              <wp:anchor distT="0" distB="0" distL="0" distR="0" simplePos="0" relativeHeight="251660288" behindDoc="0" locked="0" layoutInCell="1" allowOverlap="1">
                <wp:simplePos x="0" y="0"/>
                <wp:positionH relativeFrom="column">
                  <wp:posOffset>5600700</wp:posOffset>
                </wp:positionH>
                <wp:positionV relativeFrom="paragraph">
                  <wp:posOffset>0</wp:posOffset>
                </wp:positionV>
                <wp:extent cx="1583690" cy="440055"/>
                <wp:effectExtent l="0" t="0" r="0" b="0"/>
                <wp:wrapNone/>
                <wp:docPr id="1026" name="矩形 5"/>
                <wp:cNvGraphicFramePr/>
                <a:graphic xmlns:a="http://schemas.openxmlformats.org/drawingml/2006/main">
                  <a:graphicData uri="http://schemas.microsoft.com/office/word/2010/wordprocessingShape">
                    <wps:wsp>
                      <wps:cNvSpPr/>
                      <wps:spPr>
                        <a:xfrm>
                          <a:off x="0" y="0"/>
                          <a:ext cx="1583690" cy="440054"/>
                        </a:xfrm>
                        <a:prstGeom prst="rect">
                          <a:avLst/>
                        </a:prstGeom>
                        <a:ln>
                          <a:noFill/>
                        </a:ln>
                      </wps:spPr>
                      <wps:txbx>
                        <w:txbxContent>
                          <w:p w14:paraId="453D0428">
                            <w:pPr>
                              <w:pStyle w:val="2"/>
                              <w:rPr>
                                <w:rFonts w:ascii="BernhardFashion BT" w:hAnsi="BernhardFashion BT"/>
                                <w:b w:val="0"/>
                                <w:bCs w:val="0"/>
                                <w:color w:val="008000"/>
                                <w:sz w:val="30"/>
                              </w:rPr>
                            </w:pPr>
                          </w:p>
                        </w:txbxContent>
                      </wps:txbx>
                      <wps:bodyPr vert="horz" wrap="square" lIns="91440" tIns="45720" rIns="91440" bIns="45720" anchor="t" upright="1">
                        <a:noAutofit/>
                      </wps:bodyPr>
                    </wps:wsp>
                  </a:graphicData>
                </a:graphic>
              </wp:anchor>
            </w:drawing>
          </mc:Choice>
          <mc:Fallback>
            <w:pict>
              <v:rect id="矩形 5" o:spid="_x0000_s1026" o:spt="1" style="position:absolute;left:0pt;margin-left:441pt;margin-top:0pt;height:34.65pt;width:124.7pt;z-index:251660288;mso-width-relative:page;mso-height-relative:page;" filled="f" stroked="f" coordsize="21600,21600" o:gfxdata="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nJZbG2gAAAAgBAAAP&#10;AAAAAAAAAAEAIAAAACIAAABkcnMvZG93bnJldi54bWxQSwECFAAUAAAACACHTuJA11DMg90BAACs&#10;AwAADgAAAAAAAAABACAAAAApAQAAZHJzL2Uyb0RvYy54bWxQSwUGAAAAAAYABgBZAQAAeAUAAAAA&#10;">
                <v:fill on="f" focussize="0,0"/>
                <v:stroke on="f"/>
                <v:imagedata o:title=""/>
                <o:lock v:ext="edit" aspectratio="f"/>
                <v:textbox>
                  <w:txbxContent>
                    <w:p w14:paraId="453D0428">
                      <w:pPr>
                        <w:pStyle w:val="2"/>
                        <w:rPr>
                          <w:rFonts w:ascii="BernhardFashion BT" w:hAnsi="BernhardFashion BT"/>
                          <w:b w:val="0"/>
                          <w:bCs w:val="0"/>
                          <w:color w:val="008000"/>
                          <w:sz w:val="30"/>
                        </w:rPr>
                      </w:pPr>
                    </w:p>
                  </w:txbxContent>
                </v:textbox>
              </v:rect>
            </w:pict>
          </mc:Fallback>
        </mc:AlternateContent>
      </w:r>
      <w:r>
        <w:rPr>
          <w:rFonts w:ascii="黑体" w:eastAsia="黑体"/>
          <w:b/>
          <w:bCs/>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444500</wp:posOffset>
                </wp:positionV>
                <wp:extent cx="7200900" cy="0"/>
                <wp:effectExtent l="27305" t="24130" r="20320" b="23495"/>
                <wp:wrapSquare wrapText="bothSides"/>
                <wp:docPr id="1027" name="直接连接符 4"/>
                <wp:cNvGraphicFramePr/>
                <a:graphic xmlns:a="http://schemas.openxmlformats.org/drawingml/2006/main">
                  <a:graphicData uri="http://schemas.microsoft.com/office/word/2010/wordprocessingShape">
                    <wps:wsp>
                      <wps:cNvCnPr/>
                      <wps:spPr>
                        <a:xfrm>
                          <a:off x="0" y="0"/>
                          <a:ext cx="7200900" cy="0"/>
                        </a:xfrm>
                        <a:prstGeom prst="line">
                          <a:avLst/>
                        </a:prstGeom>
                        <a:ln w="38100" cap="flat" cmpd="dbl">
                          <a:solidFill>
                            <a:srgbClr val="000000"/>
                          </a:solidFill>
                          <a:prstDash val="solid"/>
                          <a:round/>
                        </a:ln>
                      </wps:spPr>
                      <wps:bodyPr/>
                    </wps:wsp>
                  </a:graphicData>
                </a:graphic>
              </wp:anchor>
            </w:drawing>
          </mc:Choice>
          <mc:Fallback>
            <w:pict>
              <v:line id="直接连接符 4" o:spid="_x0000_s1026" o:spt="20" style="position:absolute;left:0pt;margin-left:0pt;margin-top:35pt;height:0pt;width:567pt;mso-wrap-distance-bottom:0pt;mso-wrap-distance-left:9pt;mso-wrap-distance-right:9pt;mso-wrap-distance-top:0pt;z-index:251661312;mso-width-relative:page;mso-height-relative:page;" filled="f" stroked="t" coordsize="21600,21600" o:gfxdata="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SMPD9QAAAAHAQAADwAAAAAAAAABACAAAAAiAAAA&#10;ZHJzL2Rvd25yZXYueG1sUEsBAhQAFAAAAAgAh07iQOs+QufSAQAAkgMAAA4AAAAAAAAAAQAgAAAA&#10;IwEAAGRycy9lMm9Eb2MueG1sUEsFBgAAAAAGAAYAWQEAAGcFAAAAAA==&#10;">
                <v:fill on="f" focussize="0,0"/>
                <v:stroke weight="3pt" color="#000000" linestyle="thinThin" joinstyle="round"/>
                <v:imagedata o:title=""/>
                <o:lock v:ext="edit" aspectratio="f"/>
                <w10:wrap type="square"/>
              </v:line>
            </w:pict>
          </mc:Fallback>
        </mc:AlternateContent>
      </w:r>
      <w:r>
        <w:rPr>
          <w:rFonts w:hint="eastAsia" w:ascii="黑体" w:eastAsia="黑体"/>
          <w:b/>
          <w:bCs/>
          <w:sz w:val="44"/>
        </w:rPr>
        <w:t>产品购销合同</w:t>
      </w:r>
    </w:p>
    <w:p w14:paraId="58CE350B">
      <w:pPr>
        <w:ind w:left="-180" w:leftChars="-75" w:firstLine="241" w:firstLineChars="100"/>
      </w:pPr>
      <w:r>
        <w:rPr>
          <w:rFonts w:hint="eastAsia"/>
          <w:b/>
          <w:bCs/>
        </w:rPr>
        <w:t>合同编号：</w:t>
      </w:r>
      <w:r>
        <w:t xml:space="preserve">  </w:t>
      </w:r>
      <w:r>
        <w:rPr>
          <w:rFonts w:hint="eastAsia"/>
        </w:rPr>
        <w:t>{{contractNo}}</w:t>
      </w:r>
      <w:r>
        <w:t xml:space="preserve">           </w:t>
      </w:r>
      <w:r>
        <w:rPr>
          <w:rFonts w:hint="eastAsia"/>
        </w:rPr>
        <w:t xml:space="preserve">                     </w:t>
      </w:r>
      <w:r>
        <w:rPr>
          <w:rFonts w:hint="eastAsia"/>
          <w:b/>
          <w:bCs/>
        </w:rPr>
        <w:t>签订日期：</w:t>
      </w:r>
      <w:r>
        <w:rPr>
          <w:rFonts w:hint="eastAsia"/>
        </w:rPr>
        <w:t xml:space="preserve">  {{signYear}}年 </w:t>
      </w:r>
      <w:r>
        <w:rPr>
          <w:rFonts w:hint="eastAsia"/>
          <w:u w:val="single"/>
        </w:rPr>
        <w:t xml:space="preserve"> </w:t>
      </w:r>
      <w:r>
        <w:rPr>
          <w:rFonts w:hint="eastAsia"/>
          <w:u w:val="single"/>
          <w:lang w:val="en-US" w:eastAsia="zh-CN"/>
        </w:rPr>
        <w:t>{{signMonth}}  月</w:t>
      </w:r>
      <w:r>
        <w:rPr>
          <w:rFonts w:hint="eastAsia"/>
          <w:u w:val="single"/>
        </w:rPr>
        <w:t xml:space="preserve">  </w:t>
      </w:r>
      <w:r>
        <w:rPr>
          <w:rFonts w:hint="eastAsia"/>
          <w:u w:val="single"/>
          <w:lang w:val="en-US" w:eastAsia="zh-CN"/>
        </w:rPr>
        <w:t>{{signDay}}  日 </w:t>
      </w:r>
    </w:p>
    <w:p w14:paraId="79D5DF07">
      <w:pPr>
        <w:rPr>
          <w:rFonts w:hint="eastAsia" w:hAnsi="宋体"/>
          <w:b/>
          <w:bCs/>
          <w:szCs w:val="24"/>
        </w:rPr>
      </w:pPr>
      <w:r>
        <w:rPr>
          <w:rFonts w:hint="eastAsia" w:hAnsi="宋体"/>
          <w:b/>
          <w:bCs/>
          <w:szCs w:val="24"/>
        </w:rPr>
        <w:t>甲方（需方）：上海捷淞国际物流有限公司</w:t>
      </w:r>
    </w:p>
    <w:p w14:paraId="1CDA0F4C">
      <w:pPr>
        <w:keepNext w:val="0"/>
        <w:keepLines w:val="0"/>
        <w:widowControl/>
        <w:suppressLineNumbers w:val="0"/>
        <w:spacing w:before="0" w:beforeAutospacing="0" w:after="0" w:afterAutospacing="0" w:line="360" w:lineRule="auto"/>
        <w:ind w:left="0" w:right="0"/>
        <w:jc w:val="left"/>
        <w:rPr>
          <w:rFonts w:hint="eastAsia" w:hAnsi="宋体"/>
          <w:b/>
          <w:bCs/>
          <w:szCs w:val="24"/>
          <w:u w:val="single"/>
        </w:rPr>
      </w:pPr>
      <w:r>
        <w:rPr>
          <w:rFonts w:hint="eastAsia" w:hAnsi="宋体"/>
          <w:b/>
          <w:bCs/>
          <w:szCs w:val="24"/>
        </w:rPr>
        <w:t xml:space="preserve">乙方（供方）： </w:t>
      </w:r>
      <w:r>
        <w:rPr>
          <w:rFonts w:hint="eastAsia" w:hAnsi="宋体"/>
          <w:b/>
          <w:bCs/>
          <w:szCs w:val="24"/>
          <w:u w:val="single"/>
        </w:rPr>
        <w:t xml:space="preserve"> </w:t>
      </w:r>
      <w:r>
        <w:rPr>
          <w:rFonts w:hint="eastAsia" w:hAnsi="宋体"/>
          <w:b/>
          <w:bCs/>
          <w:sz w:val="32"/>
          <w:szCs w:val="32"/>
          <w:u w:val="single"/>
        </w:rPr>
        <w:t xml:space="preserve"> </w:t>
      </w:r>
      <w:r>
        <w:rPr>
          <w:rFonts w:hint="eastAsia" w:hAnsi="宋体" w:cs="宋体"/>
          <w:b/>
          <w:bCs/>
          <w:sz w:val="32"/>
          <w:szCs w:val="32"/>
          <w:u w:val="single"/>
        </w:rPr>
        <w:t xml:space="preserve"> </w:t>
      </w:r>
      <w:r>
        <w:rPr>
          <w:rFonts w:hint="default" w:ascii="宋体" w:hAnsi="宋体" w:eastAsia="宋体" w:cs="宋体"/>
          <w:b/>
          <w:bCs/>
          <w:kern w:val="10"/>
          <w:sz w:val="24"/>
          <w:szCs w:val="24"/>
          <w:u w:val="single"/>
          <w:lang w:val="en-US" w:eastAsia="zh-CN" w:bidi="ar"/>
        </w:rPr>
        <w:t>{{supplierName}}</w:t>
      </w:r>
      <w:r>
        <w:rPr>
          <w:rFonts w:hint="eastAsia" w:ascii="宋体" w:hAnsi="宋体" w:eastAsia="宋体" w:cs="宋体"/>
          <w:b/>
          <w:bCs/>
          <w:kern w:val="0"/>
          <w:sz w:val="24"/>
          <w:szCs w:val="24"/>
          <w:u w:val="single"/>
          <w:lang w:val="en-US" w:eastAsia="zh-CN" w:bidi="ar"/>
        </w:rPr>
        <w:tab/>
      </w:r>
      <w:r>
        <w:rPr>
          <w:rFonts w:hint="eastAsia" w:hAnsi="宋体"/>
          <w:b/>
          <w:bCs/>
          <w:sz w:val="24"/>
          <w:szCs w:val="24"/>
          <w:u w:val="single"/>
        </w:rPr>
        <w:t xml:space="preserve"> </w:t>
      </w:r>
      <w:r>
        <w:rPr>
          <w:rFonts w:hint="eastAsia" w:hAnsi="宋体"/>
          <w:b/>
          <w:bCs/>
          <w:szCs w:val="24"/>
          <w:u w:val="single"/>
        </w:rPr>
        <w:t xml:space="preserve"> </w:t>
      </w:r>
    </w:p>
    <w:p w14:paraId="22A6858D">
      <w:pPr>
        <w:rPr>
          <w:rFonts w:hint="eastAsia" w:hAnsi="宋体"/>
          <w:b/>
          <w:bCs/>
          <w:szCs w:val="24"/>
        </w:rPr>
      </w:pPr>
      <w:r>
        <w:rPr>
          <w:rFonts w:hint="eastAsia" w:hAnsi="宋体"/>
          <w:b/>
          <w:bCs/>
          <w:szCs w:val="24"/>
        </w:rPr>
        <w:t>甲、乙双方根据《中华人民共和国民法典》等有关法律规定，在平等、自愿的基础上，经充分协商，就甲方购买乙方产品达成以下合同条款，以资双方共同遵守：</w:t>
      </w:r>
    </w:p>
    <w:p w14:paraId="1118B474">
      <w:pPr>
        <w:rPr>
          <w:b/>
          <w:bCs/>
          <w:sz w:val="28"/>
        </w:rPr>
      </w:pPr>
      <w:r>
        <w:rPr>
          <w:rFonts w:hint="eastAsia"/>
          <w:b/>
          <w:bCs/>
          <w:sz w:val="28"/>
        </w:rPr>
        <w:t>一、产品清单及含税价格（单位：元）</w:t>
      </w:r>
    </w:p>
    <w:tbl>
      <w:tblPr>
        <w:tblStyle w:val="8"/>
        <w:tblpPr w:leftFromText="180" w:rightFromText="180" w:vertAnchor="text" w:horzAnchor="page" w:tblpX="630" w:tblpY="14"/>
        <w:tblOverlap w:val="never"/>
        <w:tblW w:w="4894" w:type="pct"/>
        <w:jc w:val="center"/>
        <w:tblLayout w:type="fixed"/>
        <w:tblCellMar>
          <w:top w:w="0" w:type="dxa"/>
          <w:left w:w="108" w:type="dxa"/>
          <w:bottom w:w="0" w:type="dxa"/>
          <w:right w:w="108" w:type="dxa"/>
        </w:tblCellMar>
      </w:tblPr>
      <w:tblGrid>
        <w:gridCol w:w="647"/>
        <w:gridCol w:w="1372"/>
        <w:gridCol w:w="801"/>
        <w:gridCol w:w="781"/>
        <w:gridCol w:w="1420"/>
        <w:gridCol w:w="1650"/>
        <w:gridCol w:w="555"/>
        <w:gridCol w:w="1618"/>
        <w:gridCol w:w="1401"/>
      </w:tblGrid>
      <w:tr w14:paraId="6AAE6B40">
        <w:tblPrEx>
          <w:tblCellMar>
            <w:top w:w="0" w:type="dxa"/>
            <w:left w:w="108" w:type="dxa"/>
            <w:bottom w:w="0" w:type="dxa"/>
            <w:right w:w="108" w:type="dxa"/>
          </w:tblCellMar>
        </w:tblPrEx>
        <w:trPr>
          <w:trHeight w:val="289" w:hRule="atLeast"/>
          <w:jc w:val="center"/>
        </w:trPr>
        <w:tc>
          <w:tcPr>
            <w:tcW w:w="647" w:type="dxa"/>
            <w:tcBorders>
              <w:top w:val="single" w:color="auto" w:sz="4" w:space="0"/>
              <w:left w:val="single" w:color="auto" w:sz="4" w:space="0"/>
              <w:bottom w:val="single" w:color="000000" w:sz="4" w:space="0"/>
              <w:right w:val="single" w:color="000000" w:sz="4" w:space="0"/>
            </w:tcBorders>
            <w:vAlign w:val="center"/>
          </w:tcPr>
          <w:p w14:paraId="7DE08BA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color w:val="000000"/>
                <w:sz w:val="21"/>
                <w:szCs w:val="21"/>
              </w:rPr>
            </w:pPr>
            <w:r>
              <w:rPr>
                <w:rFonts w:hint="eastAsia" w:ascii="宋体" w:hAnsi="宋体" w:eastAsia="宋体" w:cs="宋体"/>
                <w:b/>
                <w:bCs/>
                <w:i w:val="0"/>
                <w:iCs w:val="0"/>
                <w:color w:val="000000"/>
                <w:kern w:val="0"/>
                <w:sz w:val="21"/>
                <w:szCs w:val="21"/>
                <w:u w:val="none"/>
                <w:lang w:val="en-US" w:eastAsia="zh-CN" w:bidi="ar"/>
              </w:rPr>
              <w:t>序号</w:t>
            </w:r>
          </w:p>
        </w:tc>
        <w:tc>
          <w:tcPr>
            <w:tcW w:w="1372" w:type="dxa"/>
            <w:tcBorders>
              <w:top w:val="single" w:color="auto" w:sz="4" w:space="0"/>
              <w:left w:val="single" w:color="000000" w:sz="4" w:space="0"/>
              <w:bottom w:val="single" w:color="000000" w:sz="4" w:space="0"/>
              <w:right w:val="single" w:color="000000" w:sz="4" w:space="0"/>
            </w:tcBorders>
            <w:vAlign w:val="center"/>
          </w:tcPr>
          <w:p w14:paraId="045E5D7C">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color w:val="000000"/>
                <w:sz w:val="21"/>
                <w:szCs w:val="21"/>
              </w:rPr>
            </w:pPr>
            <w:r>
              <w:rPr>
                <w:rFonts w:hint="eastAsia" w:ascii="宋体" w:hAnsi="宋体" w:eastAsia="宋体" w:cs="宋体"/>
                <w:b/>
                <w:bCs/>
                <w:i w:val="0"/>
                <w:iCs w:val="0"/>
                <w:color w:val="000000"/>
                <w:kern w:val="0"/>
                <w:sz w:val="21"/>
                <w:szCs w:val="21"/>
                <w:u w:val="none"/>
                <w:lang w:val="en-US" w:eastAsia="zh-CN" w:bidi="ar"/>
              </w:rPr>
              <w:t>产品</w:t>
            </w:r>
          </w:p>
        </w:tc>
        <w:tc>
          <w:tcPr>
            <w:tcW w:w="801" w:type="dxa"/>
            <w:tcBorders>
              <w:top w:val="single" w:color="auto" w:sz="4" w:space="0"/>
              <w:left w:val="single" w:color="000000" w:sz="4" w:space="0"/>
              <w:bottom w:val="single" w:color="000000" w:sz="4" w:space="0"/>
              <w:right w:val="single" w:color="000000" w:sz="4" w:space="0"/>
            </w:tcBorders>
            <w:vAlign w:val="center"/>
          </w:tcPr>
          <w:p w14:paraId="3F8CA8E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color w:val="000000"/>
                <w:sz w:val="21"/>
                <w:szCs w:val="21"/>
              </w:rPr>
            </w:pPr>
            <w:r>
              <w:rPr>
                <w:rFonts w:hint="eastAsia" w:ascii="宋体" w:hAnsi="宋体" w:eastAsia="宋体" w:cs="宋体"/>
                <w:b/>
                <w:bCs/>
                <w:i w:val="0"/>
                <w:iCs w:val="0"/>
                <w:color w:val="000000"/>
                <w:kern w:val="0"/>
                <w:sz w:val="21"/>
                <w:szCs w:val="21"/>
                <w:u w:val="none"/>
                <w:lang w:val="en-US" w:eastAsia="zh-CN" w:bidi="ar"/>
              </w:rPr>
              <w:t>单位</w:t>
            </w:r>
          </w:p>
        </w:tc>
        <w:tc>
          <w:tcPr>
            <w:tcW w:w="781" w:type="dxa"/>
            <w:tcBorders>
              <w:top w:val="single" w:color="auto" w:sz="4" w:space="0"/>
              <w:left w:val="single" w:color="000000" w:sz="4" w:space="0"/>
              <w:bottom w:val="single" w:color="000000" w:sz="4" w:space="0"/>
              <w:right w:val="single" w:color="000000" w:sz="4" w:space="0"/>
            </w:tcBorders>
            <w:vAlign w:val="center"/>
          </w:tcPr>
          <w:p w14:paraId="78197E6F">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color w:val="000000"/>
                <w:sz w:val="21"/>
                <w:szCs w:val="21"/>
              </w:rPr>
            </w:pPr>
            <w:r>
              <w:rPr>
                <w:rFonts w:hint="eastAsia" w:ascii="宋体" w:hAnsi="宋体" w:eastAsia="宋体" w:cs="宋体"/>
                <w:b/>
                <w:bCs/>
                <w:i w:val="0"/>
                <w:iCs w:val="0"/>
                <w:color w:val="000000"/>
                <w:kern w:val="0"/>
                <w:sz w:val="21"/>
                <w:szCs w:val="21"/>
                <w:u w:val="none"/>
                <w:lang w:val="en-US" w:eastAsia="zh-CN" w:bidi="ar"/>
              </w:rPr>
              <w:t>数量</w:t>
            </w:r>
          </w:p>
        </w:tc>
        <w:tc>
          <w:tcPr>
            <w:tcW w:w="1420" w:type="dxa"/>
            <w:tcBorders>
              <w:top w:val="single" w:color="auto" w:sz="4" w:space="0"/>
              <w:left w:val="single" w:color="000000" w:sz="4" w:space="0"/>
              <w:bottom w:val="single" w:color="000000" w:sz="4" w:space="0"/>
              <w:right w:val="single" w:color="000000" w:sz="4" w:space="0"/>
            </w:tcBorders>
            <w:vAlign w:val="center"/>
          </w:tcPr>
          <w:p w14:paraId="5E5A3084">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color w:val="000000"/>
                <w:sz w:val="21"/>
                <w:szCs w:val="21"/>
              </w:rPr>
            </w:pPr>
            <w:r>
              <w:rPr>
                <w:rFonts w:hint="eastAsia" w:ascii="宋体" w:hAnsi="宋体" w:eastAsia="宋体" w:cs="宋体"/>
                <w:b/>
                <w:bCs/>
                <w:i w:val="0"/>
                <w:iCs w:val="0"/>
                <w:color w:val="000000"/>
                <w:kern w:val="0"/>
                <w:sz w:val="21"/>
                <w:szCs w:val="21"/>
                <w:u w:val="none"/>
                <w:lang w:val="en-US" w:eastAsia="zh-CN" w:bidi="ar"/>
              </w:rPr>
              <w:t>单价（不含税）</w:t>
            </w:r>
          </w:p>
        </w:tc>
        <w:tc>
          <w:tcPr>
            <w:tcW w:w="1650" w:type="dxa"/>
            <w:tcBorders>
              <w:top w:val="single" w:color="auto" w:sz="4" w:space="0"/>
              <w:left w:val="single" w:color="000000" w:sz="4" w:space="0"/>
              <w:bottom w:val="single" w:color="000000" w:sz="4" w:space="0"/>
              <w:right w:val="single" w:color="000000" w:sz="4" w:space="0"/>
            </w:tcBorders>
            <w:vAlign w:val="center"/>
          </w:tcPr>
          <w:p w14:paraId="6B2DDFC3">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color w:val="000000"/>
                <w:sz w:val="21"/>
                <w:szCs w:val="21"/>
              </w:rPr>
            </w:pPr>
            <w:r>
              <w:rPr>
                <w:rFonts w:hint="eastAsia" w:ascii="宋体" w:hAnsi="宋体" w:eastAsia="宋体" w:cs="宋体"/>
                <w:b/>
                <w:bCs/>
                <w:i w:val="0"/>
                <w:iCs w:val="0"/>
                <w:color w:val="000000"/>
                <w:kern w:val="0"/>
                <w:sz w:val="21"/>
                <w:szCs w:val="21"/>
                <w:u w:val="none"/>
                <w:lang w:val="en-US" w:eastAsia="zh-CN" w:bidi="ar"/>
              </w:rPr>
              <w:t>金额</w:t>
            </w:r>
          </w:p>
        </w:tc>
        <w:tc>
          <w:tcPr>
            <w:tcW w:w="555" w:type="dxa"/>
            <w:tcBorders>
              <w:top w:val="single" w:color="auto" w:sz="4" w:space="0"/>
              <w:left w:val="single" w:color="000000" w:sz="4" w:space="0"/>
              <w:bottom w:val="single" w:color="000000" w:sz="4" w:space="0"/>
              <w:right w:val="single" w:color="000000" w:sz="4" w:space="0"/>
            </w:tcBorders>
            <w:vAlign w:val="center"/>
          </w:tcPr>
          <w:p w14:paraId="5B2F37A5">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color w:val="000000"/>
                <w:sz w:val="21"/>
                <w:szCs w:val="21"/>
              </w:rPr>
            </w:pPr>
            <w:r>
              <w:rPr>
                <w:rFonts w:hint="eastAsia" w:ascii="宋体" w:hAnsi="宋体" w:eastAsia="宋体" w:cs="宋体"/>
                <w:b/>
                <w:bCs/>
                <w:i w:val="0"/>
                <w:iCs w:val="0"/>
                <w:color w:val="000000"/>
                <w:kern w:val="0"/>
                <w:sz w:val="21"/>
                <w:szCs w:val="21"/>
                <w:u w:val="none"/>
                <w:lang w:val="en-US" w:eastAsia="zh-CN" w:bidi="ar"/>
              </w:rPr>
              <w:t>税率</w:t>
            </w:r>
          </w:p>
        </w:tc>
        <w:tc>
          <w:tcPr>
            <w:tcW w:w="1618" w:type="dxa"/>
            <w:tcBorders>
              <w:top w:val="single" w:color="auto" w:sz="4" w:space="0"/>
              <w:left w:val="single" w:color="000000" w:sz="4" w:space="0"/>
              <w:bottom w:val="single" w:color="000000" w:sz="4" w:space="0"/>
              <w:right w:val="single" w:color="000000" w:sz="4" w:space="0"/>
            </w:tcBorders>
            <w:vAlign w:val="center"/>
          </w:tcPr>
          <w:p w14:paraId="3D864B3D">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color w:val="000000"/>
                <w:sz w:val="21"/>
                <w:szCs w:val="21"/>
              </w:rPr>
            </w:pPr>
            <w:r>
              <w:rPr>
                <w:rFonts w:hint="eastAsia" w:ascii="宋体" w:hAnsi="宋体" w:eastAsia="宋体" w:cs="宋体"/>
                <w:b/>
                <w:bCs/>
                <w:i w:val="0"/>
                <w:iCs w:val="0"/>
                <w:color w:val="000000"/>
                <w:kern w:val="0"/>
                <w:sz w:val="21"/>
                <w:szCs w:val="21"/>
                <w:u w:val="none"/>
                <w:lang w:val="en-US" w:eastAsia="zh-CN" w:bidi="ar"/>
              </w:rPr>
              <w:t>税额</w:t>
            </w:r>
          </w:p>
        </w:tc>
        <w:tc>
          <w:tcPr>
            <w:tcW w:w="1401" w:type="dxa"/>
            <w:tcBorders>
              <w:top w:val="single" w:color="auto" w:sz="4" w:space="0"/>
              <w:left w:val="single" w:color="000000" w:sz="4" w:space="0"/>
              <w:bottom w:val="single" w:color="000000" w:sz="4" w:space="0"/>
              <w:right w:val="single" w:color="auto" w:sz="4" w:space="0"/>
            </w:tcBorders>
            <w:vAlign w:val="center"/>
          </w:tcPr>
          <w:p w14:paraId="3830515B">
            <w:pPr>
              <w:keepNext w:val="0"/>
              <w:keepLines w:val="0"/>
              <w:widowControl/>
              <w:suppressLineNumbers w:val="0"/>
              <w:spacing w:before="0" w:beforeAutospacing="0" w:after="0" w:afterAutospacing="0"/>
              <w:ind w:left="0" w:right="0"/>
              <w:jc w:val="center"/>
              <w:textAlignment w:val="bottom"/>
              <w:rPr>
                <w:rFonts w:hint="eastAsia" w:ascii="宋体" w:hAnsi="宋体" w:eastAsia="宋体" w:cs="宋体"/>
                <w:b/>
                <w:bCs/>
                <w:color w:val="000000"/>
                <w:sz w:val="21"/>
                <w:szCs w:val="21"/>
              </w:rPr>
            </w:pPr>
            <w:r>
              <w:rPr>
                <w:rFonts w:hint="eastAsia" w:ascii="宋体" w:hAnsi="宋体" w:eastAsia="宋体" w:cs="宋体"/>
                <w:b/>
                <w:bCs/>
                <w:i w:val="0"/>
                <w:iCs w:val="0"/>
                <w:color w:val="000000"/>
                <w:kern w:val="0"/>
                <w:sz w:val="21"/>
                <w:szCs w:val="21"/>
                <w:u w:val="none"/>
                <w:lang w:val="en-US" w:eastAsia="zh-CN" w:bidi="ar"/>
              </w:rPr>
              <w:t>总金额</w:t>
            </w:r>
          </w:p>
        </w:tc>
      </w:tr>
      <w:tr w14:paraId="7F39137D">
        <w:tblPrEx>
          <w:tblCellMar>
            <w:top w:w="0" w:type="dxa"/>
            <w:left w:w="108" w:type="dxa"/>
            <w:bottom w:w="0" w:type="dxa"/>
            <w:right w:w="108" w:type="dxa"/>
          </w:tblCellMar>
        </w:tblPrEx>
        <w:trPr>
          <w:trHeight w:val="465" w:hRule="atLeast"/>
          <w:jc w:val="center"/>
        </w:trPr>
        <w:tc>
          <w:tcPr>
            <w:tcW w:w="647" w:type="dxa"/>
            <w:tcBorders>
              <w:top w:val="single" w:color="000000" w:sz="4" w:space="0"/>
              <w:left w:val="single" w:color="auto" w:sz="4" w:space="0"/>
              <w:bottom w:val="single" w:color="000000" w:sz="4" w:space="0"/>
              <w:right w:val="single" w:color="000000" w:sz="4" w:space="0"/>
            </w:tcBorders>
            <w:vAlign w:val="center"/>
          </w:tcPr>
          <w:p w14:paraId="7598B4E9">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color w:val="000000"/>
                <w:sz w:val="21"/>
                <w:szCs w:val="21"/>
              </w:rPr>
            </w:pPr>
            <w:r>
              <w:rPr>
                <w:rFonts w:hint="eastAsia" w:ascii="宋体" w:hAnsi="宋体" w:eastAsia="宋体" w:cs="宋体"/>
                <w:b/>
                <w:bCs/>
                <w:i w:val="0"/>
                <w:iCs w:val="0"/>
                <w:color w:val="000000"/>
                <w:kern w:val="0"/>
                <w:sz w:val="21"/>
                <w:szCs w:val="21"/>
                <w:u w:val="none"/>
                <w:lang w:val="en-US" w:eastAsia="zh-CN" w:bidi="ar"/>
              </w:rPr>
              <w:t>1</w:t>
            </w:r>
          </w:p>
        </w:tc>
        <w:tc>
          <w:tcPr>
            <w:tcW w:w="1372" w:type="dxa"/>
            <w:tcBorders>
              <w:top w:val="single" w:color="000000" w:sz="4" w:space="0"/>
              <w:left w:val="single" w:color="000000" w:sz="4" w:space="0"/>
              <w:bottom w:val="single" w:color="000000" w:sz="4" w:space="0"/>
              <w:right w:val="single" w:color="000000" w:sz="4" w:space="0"/>
            </w:tcBorders>
            <w:vAlign w:val="center"/>
          </w:tcPr>
          <w:p w14:paraId="5B8C8B03">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b/>
                <w:bCs/>
                <w:color w:val="000000"/>
                <w:sz w:val="21"/>
                <w:szCs w:val="21"/>
                <w:lang w:val="en-US" w:eastAsia="zh-CN"/>
              </w:rPr>
            </w:pPr>
            <w:r>
              <w:rPr>
                <w:rFonts w:hint="eastAsia" w:hAnsi="宋体" w:cs="宋体"/>
                <w:b/>
                <w:bCs/>
                <w:color w:val="000000"/>
                <w:sz w:val="21"/>
                <w:szCs w:val="21"/>
                <w:lang w:val="en-US" w:eastAsia="zh-CN"/>
              </w:rPr>
              <w:t>{{productName}}</w:t>
            </w:r>
          </w:p>
        </w:tc>
        <w:tc>
          <w:tcPr>
            <w:tcW w:w="80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072C58">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bCs/>
                <w:i w:val="0"/>
                <w:iCs w:val="0"/>
                <w:color w:val="000000"/>
                <w:kern w:val="2"/>
                <w:sz w:val="21"/>
                <w:szCs w:val="21"/>
                <w:u w:val="none"/>
                <w:lang w:val="en-US" w:eastAsia="zh-CN" w:bidi="ar-SA"/>
              </w:rPr>
            </w:pPr>
            <w:r>
              <w:rPr>
                <w:rFonts w:hint="eastAsia" w:hAnsi="宋体" w:cs="宋体"/>
                <w:b/>
                <w:bCs/>
                <w:i w:val="0"/>
                <w:iCs w:val="0"/>
                <w:color w:val="000000"/>
                <w:kern w:val="2"/>
                <w:sz w:val="21"/>
                <w:szCs w:val="21"/>
                <w:u w:val="none"/>
                <w:lang w:val="en-US" w:eastAsia="zh-CN" w:bidi="ar-SA"/>
              </w:rPr>
              <w:t>{{unit}}</w:t>
            </w:r>
          </w:p>
        </w:tc>
        <w:tc>
          <w:tcPr>
            <w:tcW w:w="78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6A2563">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bCs/>
                <w:i w:val="0"/>
                <w:iCs w:val="0"/>
                <w:color w:val="000000"/>
                <w:kern w:val="2"/>
                <w:sz w:val="21"/>
                <w:szCs w:val="21"/>
                <w:u w:val="none"/>
                <w:lang w:val="en-US" w:eastAsia="zh-CN" w:bidi="ar-SA"/>
              </w:rPr>
            </w:pPr>
            <w:r>
              <w:rPr>
                <w:rFonts w:hint="eastAsia" w:hAnsi="宋体" w:cs="宋体"/>
                <w:b/>
                <w:bCs/>
                <w:i w:val="0"/>
                <w:iCs w:val="0"/>
                <w:color w:val="000000"/>
                <w:kern w:val="2"/>
                <w:sz w:val="21"/>
                <w:szCs w:val="21"/>
                <w:u w:val="none"/>
                <w:lang w:val="en-US" w:eastAsia="zh-CN" w:bidi="ar-SA"/>
              </w:rPr>
              <w:t>{{quantity}}</w:t>
            </w:r>
          </w:p>
        </w:tc>
        <w:tc>
          <w:tcPr>
            <w:tcW w:w="1420" w:type="dxa"/>
            <w:tcBorders>
              <w:top w:val="single" w:color="000000" w:sz="4" w:space="0"/>
              <w:left w:val="single" w:color="000000" w:sz="4" w:space="0"/>
              <w:bottom w:val="single" w:color="000000" w:sz="4" w:space="0"/>
              <w:right w:val="single" w:color="000000" w:sz="4" w:space="0"/>
            </w:tcBorders>
            <w:vAlign w:val="center"/>
          </w:tcPr>
          <w:p w14:paraId="49FE1288">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bCs/>
                <w:color w:val="000000"/>
                <w:sz w:val="21"/>
                <w:szCs w:val="21"/>
                <w:lang w:val="en-US" w:eastAsia="zh-CN"/>
              </w:rPr>
            </w:pPr>
            <w:r>
              <w:rPr>
                <w:rFonts w:hint="eastAsia" w:ascii="宋体" w:hAnsi="宋体" w:eastAsia="宋体" w:cs="宋体"/>
                <w:b/>
                <w:bCs/>
                <w:i w:val="0"/>
                <w:iCs w:val="0"/>
                <w:color w:val="000000"/>
                <w:kern w:val="0"/>
                <w:sz w:val="21"/>
                <w:szCs w:val="21"/>
                <w:u w:val="none"/>
                <w:lang w:val="en-US" w:eastAsia="zh-CN" w:bidi="ar"/>
              </w:rPr>
              <w:t>￥</w:t>
            </w:r>
            <w:r>
              <w:rPr>
                <w:rFonts w:hint="eastAsia" w:hAnsi="宋体" w:cs="宋体"/>
                <w:b/>
                <w:bCs/>
                <w:i w:val="0"/>
                <w:iCs w:val="0"/>
                <w:color w:val="000000"/>
                <w:kern w:val="0"/>
                <w:sz w:val="21"/>
                <w:szCs w:val="21"/>
                <w:u w:val="none"/>
                <w:lang w:val="en-US" w:eastAsia="zh-CN" w:bidi="ar"/>
              </w:rPr>
              <w:t>{{unitPrice}}</w:t>
            </w:r>
            <w:bookmarkStart w:id="5" w:name="_GoBack"/>
            <w:bookmarkEnd w:id="5"/>
          </w:p>
        </w:tc>
        <w:tc>
          <w:tcPr>
            <w:tcW w:w="1650" w:type="dxa"/>
            <w:tcBorders>
              <w:top w:val="single" w:color="000000" w:sz="4" w:space="0"/>
              <w:left w:val="single" w:color="000000" w:sz="4" w:space="0"/>
              <w:bottom w:val="single" w:color="000000" w:sz="4" w:space="0"/>
              <w:right w:val="single" w:color="000000" w:sz="4" w:space="0"/>
            </w:tcBorders>
            <w:vAlign w:val="center"/>
          </w:tcPr>
          <w:p w14:paraId="6ED4E2CB">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bCs/>
                <w:color w:val="000000"/>
                <w:sz w:val="21"/>
                <w:szCs w:val="21"/>
                <w:lang w:val="en-US" w:eastAsia="zh-CN"/>
              </w:rPr>
            </w:pPr>
            <w:r>
              <w:rPr>
                <w:rFonts w:hint="eastAsia" w:ascii="宋体" w:hAnsi="宋体" w:eastAsia="宋体" w:cs="宋体"/>
                <w:b/>
                <w:bCs/>
                <w:i w:val="0"/>
                <w:iCs w:val="0"/>
                <w:color w:val="000000"/>
                <w:kern w:val="0"/>
                <w:sz w:val="21"/>
                <w:szCs w:val="21"/>
                <w:u w:val="none"/>
                <w:lang w:val="en-US" w:eastAsia="zh-CN" w:bidi="ar"/>
              </w:rPr>
              <w:t>￥</w:t>
            </w:r>
            <w:r>
              <w:rPr>
                <w:rFonts w:hint="eastAsia" w:hAnsi="宋体" w:cs="宋体"/>
                <w:b/>
                <w:bCs/>
                <w:i w:val="0"/>
                <w:iCs w:val="0"/>
                <w:color w:val="000000"/>
                <w:kern w:val="0"/>
                <w:sz w:val="21"/>
                <w:szCs w:val="21"/>
                <w:u w:val="none"/>
                <w:lang w:val="en-US" w:eastAsia="zh-CN" w:bidi="ar"/>
              </w:rPr>
              <w:t>{{amount}}</w:t>
            </w:r>
          </w:p>
        </w:tc>
        <w:tc>
          <w:tcPr>
            <w:tcW w:w="555" w:type="dxa"/>
            <w:tcBorders>
              <w:top w:val="single" w:color="000000" w:sz="4" w:space="0"/>
              <w:left w:val="single" w:color="000000" w:sz="4" w:space="0"/>
              <w:bottom w:val="single" w:color="000000" w:sz="4" w:space="0"/>
              <w:right w:val="single" w:color="000000" w:sz="4" w:space="0"/>
            </w:tcBorders>
            <w:vAlign w:val="center"/>
          </w:tcPr>
          <w:p w14:paraId="2CE4826F">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b/>
                <w:bCs/>
                <w:color w:val="000000"/>
                <w:sz w:val="21"/>
                <w:szCs w:val="21"/>
                <w:lang w:val="en-US"/>
              </w:rPr>
            </w:pPr>
            <w:r>
              <w:rPr>
                <w:rFonts w:hint="eastAsia" w:hAnsi="宋体" w:cs="宋体"/>
                <w:b/>
                <w:bCs/>
                <w:i w:val="0"/>
                <w:iCs w:val="0"/>
                <w:color w:val="000000"/>
                <w:kern w:val="0"/>
                <w:sz w:val="21"/>
                <w:szCs w:val="21"/>
                <w:u w:val="none"/>
                <w:lang w:val="en-US" w:eastAsia="zh-CN" w:bidi="ar"/>
              </w:rPr>
              <w:t>{{taxRate}}</w:t>
            </w:r>
          </w:p>
        </w:tc>
        <w:tc>
          <w:tcPr>
            <w:tcW w:w="1618" w:type="dxa"/>
            <w:tcBorders>
              <w:top w:val="single" w:color="000000" w:sz="4" w:space="0"/>
              <w:left w:val="single" w:color="000000" w:sz="4" w:space="0"/>
              <w:bottom w:val="single" w:color="000000" w:sz="4" w:space="0"/>
              <w:right w:val="single" w:color="000000" w:sz="4" w:space="0"/>
            </w:tcBorders>
            <w:vAlign w:val="center"/>
          </w:tcPr>
          <w:p w14:paraId="12440903">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bCs/>
                <w:color w:val="000000"/>
                <w:sz w:val="21"/>
                <w:szCs w:val="21"/>
                <w:lang w:val="en-US" w:eastAsia="zh-CN"/>
              </w:rPr>
            </w:pPr>
            <w:r>
              <w:rPr>
                <w:rFonts w:hint="eastAsia" w:ascii="宋体" w:hAnsi="宋体" w:eastAsia="宋体" w:cs="宋体"/>
                <w:b/>
                <w:bCs/>
                <w:i w:val="0"/>
                <w:iCs w:val="0"/>
                <w:color w:val="000000"/>
                <w:kern w:val="0"/>
                <w:sz w:val="21"/>
                <w:szCs w:val="21"/>
                <w:u w:val="none"/>
                <w:lang w:val="en-US" w:eastAsia="zh-CN" w:bidi="ar"/>
              </w:rPr>
              <w:t>￥</w:t>
            </w:r>
            <w:r>
              <w:rPr>
                <w:rFonts w:hint="eastAsia" w:hAnsi="宋体" w:cs="宋体"/>
                <w:b/>
                <w:bCs/>
                <w:i w:val="0"/>
                <w:iCs w:val="0"/>
                <w:color w:val="000000"/>
                <w:kern w:val="0"/>
                <w:sz w:val="21"/>
                <w:szCs w:val="21"/>
                <w:u w:val="none"/>
                <w:lang w:val="en-US" w:eastAsia="zh-CN" w:bidi="ar"/>
              </w:rPr>
              <w:t>{{taxAmount}}</w:t>
            </w:r>
          </w:p>
        </w:tc>
        <w:tc>
          <w:tcPr>
            <w:tcW w:w="1401" w:type="dxa"/>
            <w:tcBorders>
              <w:top w:val="single" w:color="000000" w:sz="4" w:space="0"/>
              <w:left w:val="single" w:color="000000" w:sz="4" w:space="0"/>
              <w:bottom w:val="single" w:color="000000" w:sz="4" w:space="0"/>
              <w:right w:val="single" w:color="auto" w:sz="4" w:space="0"/>
            </w:tcBorders>
            <w:vAlign w:val="center"/>
          </w:tcPr>
          <w:p w14:paraId="2D2495BA">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bCs/>
                <w:color w:val="000000"/>
                <w:sz w:val="21"/>
                <w:szCs w:val="21"/>
                <w:lang w:val="en-US"/>
              </w:rPr>
            </w:pPr>
            <w:r>
              <w:rPr>
                <w:rFonts w:hint="eastAsia" w:ascii="宋体" w:hAnsi="宋体" w:eastAsia="宋体" w:cs="宋体"/>
                <w:b/>
                <w:bCs/>
                <w:i w:val="0"/>
                <w:iCs w:val="0"/>
                <w:color w:val="000000"/>
                <w:kern w:val="0"/>
                <w:sz w:val="21"/>
                <w:szCs w:val="21"/>
                <w:u w:val="none"/>
                <w:lang w:val="en-US" w:eastAsia="zh-CN" w:bidi="ar"/>
              </w:rPr>
              <w:t>￥</w:t>
            </w:r>
            <w:r>
              <w:rPr>
                <w:rFonts w:hint="eastAsia" w:hAnsi="宋体" w:cs="宋体"/>
                <w:b/>
                <w:bCs/>
                <w:i w:val="0"/>
                <w:iCs w:val="0"/>
                <w:color w:val="000000"/>
                <w:kern w:val="0"/>
                <w:sz w:val="21"/>
                <w:szCs w:val="21"/>
                <w:u w:val="none"/>
                <w:lang w:val="en-US" w:eastAsia="zh-CN" w:bidi="ar"/>
              </w:rPr>
              <w:t>{{totalAmount}}</w:t>
            </w:r>
          </w:p>
        </w:tc>
      </w:tr>
      <w:tr w14:paraId="4DB05E83">
        <w:tblPrEx>
          <w:tblCellMar>
            <w:top w:w="0" w:type="dxa"/>
            <w:left w:w="108" w:type="dxa"/>
            <w:bottom w:w="0" w:type="dxa"/>
            <w:right w:w="108" w:type="dxa"/>
          </w:tblCellMar>
        </w:tblPrEx>
        <w:trPr>
          <w:trHeight w:val="90" w:hRule="atLeast"/>
          <w:jc w:val="center"/>
        </w:trPr>
        <w:tc>
          <w:tcPr>
            <w:tcW w:w="2019" w:type="dxa"/>
            <w:gridSpan w:val="2"/>
            <w:tcBorders>
              <w:top w:val="single" w:color="000000" w:sz="4" w:space="0"/>
              <w:left w:val="single" w:color="auto" w:sz="4" w:space="0"/>
              <w:bottom w:val="single" w:color="auto" w:sz="4" w:space="0"/>
              <w:right w:val="single" w:color="000000" w:sz="4" w:space="0"/>
            </w:tcBorders>
            <w:vAlign w:val="center"/>
          </w:tcPr>
          <w:p w14:paraId="0A9FE07A">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color w:val="000000"/>
                <w:sz w:val="21"/>
                <w:szCs w:val="21"/>
              </w:rPr>
            </w:pPr>
            <w:r>
              <w:rPr>
                <w:rFonts w:hint="eastAsia" w:ascii="宋体" w:hAnsi="宋体" w:eastAsia="宋体" w:cs="宋体"/>
                <w:b/>
                <w:bCs/>
                <w:i w:val="0"/>
                <w:iCs w:val="0"/>
                <w:color w:val="000000"/>
                <w:kern w:val="0"/>
                <w:sz w:val="21"/>
                <w:szCs w:val="21"/>
                <w:u w:val="none"/>
                <w:lang w:val="en-US" w:eastAsia="zh-CN" w:bidi="ar"/>
              </w:rPr>
              <w:t>合计人民币（大写）</w:t>
            </w:r>
          </w:p>
        </w:tc>
        <w:tc>
          <w:tcPr>
            <w:tcW w:w="3002" w:type="dxa"/>
            <w:gridSpan w:val="3"/>
            <w:tcBorders>
              <w:top w:val="single" w:color="000000" w:sz="4" w:space="0"/>
              <w:left w:val="single" w:color="000000" w:sz="4" w:space="0"/>
              <w:bottom w:val="single" w:color="auto" w:sz="4" w:space="0"/>
              <w:right w:val="single" w:color="000000" w:sz="4" w:space="0"/>
            </w:tcBorders>
            <w:vAlign w:val="center"/>
          </w:tcPr>
          <w:p w14:paraId="32D0483A">
            <w:pPr>
              <w:keepNext w:val="0"/>
              <w:keepLines w:val="0"/>
              <w:widowControl/>
              <w:suppressLineNumbers w:val="0"/>
              <w:spacing w:before="0" w:beforeAutospacing="0" w:after="0" w:afterAutospacing="0"/>
              <w:ind w:left="0" w:right="0"/>
              <w:jc w:val="center"/>
              <w:textAlignment w:val="center"/>
              <w:rPr>
                <w:rFonts w:hint="default" w:ascii="宋体" w:hAnsi="宋体" w:eastAsia="宋体" w:cs="宋体"/>
                <w:b/>
                <w:bCs/>
                <w:color w:val="000000"/>
                <w:sz w:val="21"/>
                <w:szCs w:val="21"/>
                <w:lang w:val="en-US" w:eastAsia="zh-CN"/>
              </w:rPr>
            </w:pPr>
            <w:r>
              <w:rPr>
                <w:rFonts w:hint="eastAsia" w:hAnsi="宋体" w:cs="宋体"/>
                <w:b/>
                <w:bCs/>
                <w:color w:val="000000"/>
                <w:sz w:val="21"/>
                <w:szCs w:val="21"/>
                <w:lang w:val="en-US" w:eastAsia="zh-CN"/>
              </w:rPr>
              <w:t>{{totalAmountChinese}}</w:t>
            </w:r>
          </w:p>
        </w:tc>
        <w:tc>
          <w:tcPr>
            <w:tcW w:w="2205" w:type="dxa"/>
            <w:gridSpan w:val="2"/>
            <w:tcBorders>
              <w:top w:val="single" w:color="000000" w:sz="4" w:space="0"/>
              <w:left w:val="single" w:color="000000" w:sz="4" w:space="0"/>
              <w:bottom w:val="single" w:color="auto" w:sz="4" w:space="0"/>
              <w:right w:val="single" w:color="000000" w:sz="4" w:space="0"/>
            </w:tcBorders>
            <w:vAlign w:val="center"/>
          </w:tcPr>
          <w:p w14:paraId="34AB565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b/>
                <w:bCs/>
                <w:color w:val="000000"/>
                <w:sz w:val="21"/>
                <w:szCs w:val="21"/>
              </w:rPr>
            </w:pPr>
            <w:r>
              <w:rPr>
                <w:rFonts w:hint="eastAsia" w:ascii="宋体" w:hAnsi="宋体" w:eastAsia="宋体" w:cs="宋体"/>
                <w:b/>
                <w:bCs/>
                <w:i w:val="0"/>
                <w:iCs w:val="0"/>
                <w:color w:val="000000"/>
                <w:kern w:val="0"/>
                <w:sz w:val="21"/>
                <w:szCs w:val="21"/>
                <w:u w:val="none"/>
                <w:lang w:val="en-US" w:eastAsia="zh-CN" w:bidi="ar"/>
              </w:rPr>
              <w:t>合计人民币小写</w:t>
            </w:r>
          </w:p>
        </w:tc>
        <w:tc>
          <w:tcPr>
            <w:tcW w:w="3019" w:type="dxa"/>
            <w:gridSpan w:val="2"/>
            <w:tcBorders>
              <w:top w:val="single" w:color="000000" w:sz="4" w:space="0"/>
              <w:left w:val="single" w:color="000000" w:sz="4" w:space="0"/>
              <w:bottom w:val="single" w:color="auto" w:sz="4" w:space="0"/>
              <w:right w:val="single" w:color="auto" w:sz="4" w:space="0"/>
            </w:tcBorders>
            <w:shd w:val="clear" w:color="auto" w:fill="auto"/>
            <w:vAlign w:val="center"/>
          </w:tcPr>
          <w:p w14:paraId="3349C5BB">
            <w:pPr>
              <w:keepNext w:val="0"/>
              <w:keepLines w:val="0"/>
              <w:widowControl/>
              <w:suppressLineNumbers w:val="0"/>
              <w:spacing w:before="0" w:beforeAutospacing="0" w:after="0" w:afterAutospacing="0"/>
              <w:ind w:left="0" w:right="0"/>
              <w:jc w:val="center"/>
              <w:textAlignment w:val="bottom"/>
              <w:rPr>
                <w:rFonts w:hint="default" w:ascii="宋体" w:hAnsi="宋体" w:eastAsia="宋体" w:cs="宋体"/>
                <w:b/>
                <w:bCs/>
                <w:i w:val="0"/>
                <w:iCs w:val="0"/>
                <w:color w:val="000000"/>
                <w:kern w:val="2"/>
                <w:sz w:val="21"/>
                <w:szCs w:val="21"/>
                <w:u w:val="none"/>
                <w:lang w:val="en-US" w:eastAsia="zh-CN" w:bidi="ar-SA"/>
              </w:rPr>
            </w:pPr>
            <w:bookmarkStart w:id="0" w:name="OLE_LINK6"/>
            <w:bookmarkStart w:id="1" w:name="OLE_LINK4"/>
            <w:bookmarkStart w:id="2" w:name="OLE_LINK1"/>
            <w:bookmarkStart w:id="3" w:name="OLE_LINK2"/>
            <w:bookmarkStart w:id="4" w:name="OLE_LINK3"/>
            <w:r>
              <w:rPr>
                <w:rFonts w:hint="eastAsia" w:ascii="宋体" w:hAnsi="宋体" w:eastAsia="宋体" w:cs="宋体"/>
                <w:b/>
                <w:bCs/>
                <w:i w:val="0"/>
                <w:iCs w:val="0"/>
                <w:color w:val="000000"/>
                <w:kern w:val="0"/>
                <w:sz w:val="21"/>
                <w:szCs w:val="21"/>
                <w:u w:val="none"/>
                <w:lang w:val="en-US" w:eastAsia="zh-CN" w:bidi="ar"/>
              </w:rPr>
              <w:t>￥</w:t>
            </w:r>
            <w:bookmarkEnd w:id="0"/>
            <w:bookmarkEnd w:id="1"/>
            <w:bookmarkEnd w:id="2"/>
            <w:bookmarkEnd w:id="3"/>
            <w:bookmarkEnd w:id="4"/>
            <w:r>
              <w:rPr>
                <w:rFonts w:hint="eastAsia" w:hAnsi="宋体" w:cs="宋体"/>
                <w:b/>
                <w:bCs/>
                <w:i w:val="0"/>
                <w:iCs w:val="0"/>
                <w:color w:val="000000"/>
                <w:kern w:val="0"/>
                <w:sz w:val="21"/>
                <w:szCs w:val="21"/>
                <w:u w:val="none"/>
                <w:lang w:val="en-US" w:eastAsia="zh-CN" w:bidi="ar"/>
              </w:rPr>
              <w:t>{{totalAmount}}</w:t>
            </w:r>
          </w:p>
        </w:tc>
      </w:tr>
    </w:tbl>
    <w:p w14:paraId="645952F6">
      <w:pPr>
        <w:rPr>
          <w:b/>
          <w:bCs/>
        </w:rPr>
      </w:pPr>
      <w:r>
        <w:rPr>
          <w:rFonts w:hint="eastAsia"/>
          <w:b/>
          <w:bCs/>
        </w:rPr>
        <w:t>本次发货店铺为：</w:t>
      </w:r>
      <w:r>
        <w:rPr>
          <w:rFonts w:hint="eastAsia"/>
          <w:b/>
          <w:bCs/>
          <w:lang w:val="en-US" w:eastAsia="zh-CN"/>
        </w:rPr>
        <w:t>{{storeName}}</w:t>
      </w:r>
      <w:r>
        <w:rPr>
          <w:rFonts w:hint="eastAsia"/>
          <w:b/>
          <w:bCs/>
        </w:rPr>
        <w:t>。</w:t>
      </w:r>
    </w:p>
    <w:p w14:paraId="51D09416">
      <w:pPr>
        <w:ind w:firstLine="480" w:firstLineChars="200"/>
        <w:rPr>
          <w:szCs w:val="24"/>
        </w:rPr>
      </w:pPr>
      <w:r>
        <w:rPr>
          <w:rFonts w:hint="eastAsia"/>
          <w:szCs w:val="24"/>
        </w:rPr>
        <w:t>质量技术标准：按国家和行业、生产厂家质量标准，各项质量标准存在差异的，优先适用要求最高者；</w:t>
      </w:r>
      <w:r>
        <w:rPr>
          <w:rFonts w:hint="eastAsia"/>
          <w:color w:val="000000" w:themeColor="text1"/>
          <w:szCs w:val="24"/>
          <w14:textFill>
            <w14:solidFill>
              <w14:schemeClr w14:val="tx1"/>
            </w14:solidFill>
          </w14:textFill>
        </w:rPr>
        <w:t>按双方明确约定的材质、工艺、款式尺寸按效果图、质量标准交付验收；</w:t>
      </w:r>
      <w:r>
        <w:rPr>
          <w:rFonts w:hint="eastAsia"/>
          <w:szCs w:val="24"/>
        </w:rPr>
        <w:t>乙方提供的设备为原厂生产、全新的、未经使用过的货物，符合原厂货物的技术标准。双方有技术协议的应符合技术协议约定的标准。</w:t>
      </w:r>
    </w:p>
    <w:p w14:paraId="57F0729E">
      <w:pPr>
        <w:numPr>
          <w:ilvl w:val="0"/>
          <w:numId w:val="1"/>
        </w:numPr>
        <w:spacing w:line="400" w:lineRule="exact"/>
        <w:ind w:left="562" w:hanging="562" w:hangingChars="200"/>
        <w:jc w:val="left"/>
        <w:rPr>
          <w:rFonts w:hint="eastAsia"/>
          <w:b/>
          <w:bCs/>
          <w:sz w:val="28"/>
          <w:szCs w:val="28"/>
        </w:rPr>
      </w:pPr>
      <w:r>
        <w:rPr>
          <w:rFonts w:hint="eastAsia"/>
          <w:b/>
          <w:bCs/>
          <w:sz w:val="28"/>
          <w:szCs w:val="28"/>
        </w:rPr>
        <w:t>付款方式及发票：</w:t>
      </w:r>
    </w:p>
    <w:p w14:paraId="49CDFF56">
      <w:pPr>
        <w:numPr>
          <w:ilvl w:val="0"/>
          <w:numId w:val="0"/>
        </w:numPr>
        <w:spacing w:line="400" w:lineRule="exact"/>
        <w:ind w:left="-60" w:leftChars="-25" w:firstLine="420" w:firstLineChars="0"/>
        <w:jc w:val="left"/>
        <w:rPr>
          <w:color w:val="000000" w:themeColor="text1"/>
          <w:szCs w:val="24"/>
          <w14:textFill>
            <w14:solidFill>
              <w14:schemeClr w14:val="tx1"/>
            </w14:solidFill>
          </w14:textFill>
        </w:rPr>
      </w:pPr>
      <w:r>
        <w:rPr>
          <w:rFonts w:hint="eastAsia"/>
          <w:color w:val="000000" w:themeColor="text1"/>
          <w:szCs w:val="21"/>
          <w14:textFill>
            <w14:solidFill>
              <w14:schemeClr w14:val="tx1"/>
            </w14:solidFill>
          </w14:textFill>
        </w:rPr>
        <w:t>商品</w:t>
      </w:r>
      <w:r>
        <w:rPr>
          <w:rFonts w:hint="eastAsia"/>
          <w:color w:val="000000" w:themeColor="text1"/>
          <w:szCs w:val="21"/>
          <w:lang w:eastAsia="zh-Hans"/>
          <w14:textFill>
            <w14:solidFill>
              <w14:schemeClr w14:val="tx1"/>
            </w14:solidFill>
          </w14:textFill>
        </w:rPr>
        <w:t>货款总金额</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含增值税</w:t>
      </w:r>
      <w:r>
        <w:rPr>
          <w:rFonts w:hint="eastAsia"/>
          <w:color w:val="000000" w:themeColor="text1"/>
          <w:szCs w:val="21"/>
          <w14:textFill>
            <w14:solidFill>
              <w14:schemeClr w14:val="tx1"/>
            </w14:solidFill>
          </w14:textFill>
        </w:rPr>
        <w:t>专用发票）</w:t>
      </w:r>
      <w:r>
        <w:rPr>
          <w:color w:val="000000" w:themeColor="text1"/>
          <w:szCs w:val="21"/>
          <w:lang w:eastAsia="zh-Hans"/>
          <w14:textFill>
            <w14:solidFill>
              <w14:schemeClr w14:val="tx1"/>
            </w14:solidFill>
          </w14:textFill>
        </w:rPr>
        <w:t>：</w:t>
      </w:r>
      <w:r>
        <w:rPr>
          <w:rFonts w:hint="eastAsia"/>
          <w:color w:val="000000" w:themeColor="text1"/>
          <w:szCs w:val="21"/>
          <w:lang w:val="en-US" w:eastAsia="zh-CN"/>
          <w14:textFill>
            <w14:solidFill>
              <w14:schemeClr w14:val="tx1"/>
            </w14:solidFill>
          </w14:textFill>
        </w:rPr>
        <w:t>见一、产品清单及含税价格</w:t>
      </w:r>
      <w:r>
        <w:rPr>
          <w:color w:val="000000" w:themeColor="text1"/>
          <w:szCs w:val="21"/>
          <w:lang w:eastAsia="zh-Hans"/>
          <w14:textFill>
            <w14:solidFill>
              <w14:schemeClr w14:val="tx1"/>
            </w14:solidFill>
          </w14:textFill>
        </w:rPr>
        <w:t>，</w:t>
      </w:r>
      <w:r>
        <w:rPr>
          <w:rFonts w:hint="eastAsia"/>
          <w:color w:val="000000" w:themeColor="text1"/>
          <w:szCs w:val="21"/>
          <w14:textFill>
            <w14:solidFill>
              <w14:schemeClr w14:val="tx1"/>
            </w14:solidFill>
          </w14:textFill>
        </w:rPr>
        <w:t>甲方应向乙方提供的指定账户汇款，</w:t>
      </w:r>
      <w:r>
        <w:rPr>
          <w:rFonts w:hint="eastAsia"/>
          <w:color w:val="000000" w:themeColor="text1"/>
          <w:szCs w:val="21"/>
          <w:lang w:val="en-US" w:eastAsia="zh-CN"/>
          <w14:textFill>
            <w14:solidFill>
              <w14:schemeClr w14:val="tx1"/>
            </w14:solidFill>
          </w14:textFill>
        </w:rPr>
        <w:t>第一笔款项</w:t>
      </w:r>
      <w:r>
        <w:rPr>
          <w:rFonts w:hint="eastAsia"/>
          <w:color w:val="000000" w:themeColor="text1"/>
          <w:szCs w:val="21"/>
          <w14:textFill>
            <w14:solidFill>
              <w14:schemeClr w14:val="tx1"/>
            </w14:solidFill>
          </w14:textFill>
        </w:rPr>
        <w:t>为</w:t>
      </w:r>
      <w:r>
        <w:rPr>
          <w:rFonts w:hint="eastAsia"/>
          <w:color w:val="FF0000"/>
          <w:szCs w:val="21"/>
          <w:u w:val="single"/>
        </w:rPr>
        <w:t xml:space="preserve"> </w:t>
      </w:r>
      <w:r>
        <w:rPr>
          <w:rFonts w:hint="eastAsia"/>
          <w:color w:val="FF0000"/>
          <w:szCs w:val="21"/>
          <w:u w:val="single"/>
          <w:lang w:val="en-US" w:eastAsia="zh-CN"/>
        </w:rPr>
        <w:t>{{depositRate}} %</w:t>
      </w:r>
      <w:r>
        <w:rPr>
          <w:rFonts w:hint="eastAsia"/>
          <w:color w:val="000000" w:themeColor="text1"/>
          <w:szCs w:val="21"/>
          <w14:textFill>
            <w14:solidFill>
              <w14:schemeClr w14:val="tx1"/>
            </w14:solidFill>
          </w14:textFill>
        </w:rPr>
        <w:t>，</w:t>
      </w:r>
      <w:r>
        <w:rPr>
          <w:rFonts w:hint="eastAsia"/>
          <w:color w:val="000000" w:themeColor="text1"/>
          <w:szCs w:val="21"/>
          <w:lang w:val="en-US" w:eastAsia="zh-CN"/>
          <w14:textFill>
            <w14:solidFill>
              <w14:schemeClr w14:val="tx1"/>
            </w14:solidFill>
          </w14:textFill>
        </w:rPr>
        <w:t>协议签署后5个工作日内未支付第一笔款项，乙方可以解除合同，双方互不承担违约责任</w:t>
      </w:r>
      <w:r>
        <w:rPr>
          <w:rStyle w:val="11"/>
          <w:rFonts w:hint="eastAsia"/>
          <w:color w:val="000000" w:themeColor="text1"/>
          <w:sz w:val="24"/>
          <w:szCs w:val="24"/>
          <w:lang w:eastAsia="zh-CN"/>
          <w14:textFill>
            <w14:solidFill>
              <w14:schemeClr w14:val="tx1"/>
            </w14:solidFill>
          </w14:textFill>
        </w:rPr>
        <w:t>。</w:t>
      </w:r>
      <w:r>
        <w:rPr>
          <w:rFonts w:hint="eastAsia"/>
          <w:color w:val="000000" w:themeColor="text1"/>
          <w:szCs w:val="24"/>
          <w14:textFill>
            <w14:solidFill>
              <w14:schemeClr w14:val="tx1"/>
            </w14:solidFill>
          </w14:textFill>
        </w:rPr>
        <w:t>乙方收到款项后即可安排人员进行产品生产</w:t>
      </w:r>
      <w:r>
        <w:rPr>
          <w:rFonts w:hint="eastAsia"/>
          <w:color w:val="000000" w:themeColor="text1"/>
          <w:szCs w:val="24"/>
          <w:lang w:eastAsia="zh-CN"/>
          <w14:textFill>
            <w14:solidFill>
              <w14:schemeClr w14:val="tx1"/>
            </w14:solidFill>
          </w14:textFill>
        </w:rPr>
        <w:t>，</w:t>
      </w:r>
      <w:r>
        <w:rPr>
          <w:rFonts w:hint="eastAsia"/>
          <w:color w:val="000000" w:themeColor="text1"/>
          <w:szCs w:val="24"/>
          <w:lang w:val="en-US" w:eastAsia="zh-CN"/>
          <w14:textFill>
            <w14:solidFill>
              <w14:schemeClr w14:val="tx1"/>
            </w14:solidFill>
          </w14:textFill>
        </w:rPr>
        <w:t>乙方以文字或者微信工具沟通，确认</w:t>
      </w:r>
      <w:r>
        <w:rPr>
          <w:rFonts w:hint="eastAsia"/>
          <w:color w:val="000000" w:themeColor="text1"/>
          <w:szCs w:val="24"/>
          <w14:textFill>
            <w14:solidFill>
              <w14:schemeClr w14:val="tx1"/>
            </w14:solidFill>
          </w14:textFill>
        </w:rPr>
        <w:t>产品检验合格后</w:t>
      </w:r>
      <w:r>
        <w:rPr>
          <w:rFonts w:hint="eastAsia"/>
          <w:color w:val="000000" w:themeColor="text1"/>
          <w:szCs w:val="24"/>
          <w:lang w:eastAsia="zh-CN"/>
          <w14:textFill>
            <w14:solidFill>
              <w14:schemeClr w14:val="tx1"/>
            </w14:solidFill>
          </w14:textFill>
        </w:rPr>
        <w:t>，</w:t>
      </w:r>
      <w:r>
        <w:rPr>
          <w:rFonts w:hint="eastAsia"/>
          <w:color w:val="000000" w:themeColor="text1"/>
          <w:szCs w:val="24"/>
          <w:lang w:val="en-US" w:eastAsia="zh-CN"/>
          <w14:textFill>
            <w14:solidFill>
              <w14:schemeClr w14:val="tx1"/>
            </w14:solidFill>
          </w14:textFill>
        </w:rPr>
        <w:t>在货物发出后5</w:t>
      </w:r>
      <w:r>
        <w:rPr>
          <w:rFonts w:hint="eastAsia"/>
          <w:color w:val="000000" w:themeColor="text1"/>
          <w:szCs w:val="24"/>
          <w14:textFill>
            <w14:solidFill>
              <w14:schemeClr w14:val="tx1"/>
            </w14:solidFill>
          </w14:textFill>
        </w:rPr>
        <w:t>个</w:t>
      </w:r>
      <w:r>
        <w:rPr>
          <w:rFonts w:hint="eastAsia"/>
          <w:color w:val="000000" w:themeColor="text1"/>
          <w:szCs w:val="24"/>
          <w:lang w:val="en-US" w:eastAsia="zh-CN"/>
          <w14:textFill>
            <w14:solidFill>
              <w14:schemeClr w14:val="tx1"/>
            </w14:solidFill>
          </w14:textFill>
        </w:rPr>
        <w:t>工作</w:t>
      </w:r>
      <w:r>
        <w:rPr>
          <w:rFonts w:hint="eastAsia"/>
          <w:color w:val="000000" w:themeColor="text1"/>
          <w:szCs w:val="24"/>
          <w14:textFill>
            <w14:solidFill>
              <w14:schemeClr w14:val="tx1"/>
            </w14:solidFill>
          </w14:textFill>
        </w:rPr>
        <w:t>日内，甲方向乙方支付商品尾款。</w:t>
      </w:r>
      <w:r>
        <w:rPr>
          <w:rFonts w:hint="eastAsia" w:ascii="Times New Roman"/>
          <w:color w:val="000000" w:themeColor="text1"/>
          <w:szCs w:val="21"/>
          <w14:textFill>
            <w14:solidFill>
              <w14:schemeClr w14:val="tx1"/>
            </w14:solidFill>
          </w14:textFill>
        </w:rPr>
        <w:t>乙方应在收到</w:t>
      </w:r>
      <w:r>
        <w:rPr>
          <w:rFonts w:hint="eastAsia" w:ascii="Times New Roman"/>
          <w:color w:val="000000" w:themeColor="text1"/>
          <w:szCs w:val="21"/>
          <w:lang w:val="en-US" w:eastAsia="zh-CN"/>
          <w14:textFill>
            <w14:solidFill>
              <w14:schemeClr w14:val="tx1"/>
            </w14:solidFill>
          </w14:textFill>
        </w:rPr>
        <w:t>货款</w:t>
      </w:r>
      <w:r>
        <w:rPr>
          <w:rFonts w:hint="eastAsia" w:ascii="Times New Roman"/>
          <w:color w:val="000000" w:themeColor="text1"/>
          <w:szCs w:val="21"/>
          <w14:textFill>
            <w14:solidFill>
              <w14:schemeClr w14:val="tx1"/>
            </w14:solidFill>
          </w14:textFill>
        </w:rPr>
        <w:t>后的</w:t>
      </w:r>
      <w:r>
        <w:rPr>
          <w:rFonts w:hint="eastAsia" w:ascii="Times New Roman"/>
          <w:color w:val="000000" w:themeColor="text1"/>
          <w:szCs w:val="21"/>
          <w:u w:val="single"/>
          <w14:textFill>
            <w14:solidFill>
              <w14:schemeClr w14:val="tx1"/>
            </w14:solidFill>
          </w14:textFill>
        </w:rPr>
        <w:t xml:space="preserve"> </w:t>
      </w:r>
      <w:r>
        <w:rPr>
          <w:rFonts w:hint="eastAsia" w:ascii="Times New Roman"/>
          <w:color w:val="000000" w:themeColor="text1"/>
          <w:szCs w:val="21"/>
          <w:u w:val="single"/>
          <w:lang w:val="en-US" w:eastAsia="zh-CN"/>
          <w14:textFill>
            <w14:solidFill>
              <w14:schemeClr w14:val="tx1"/>
            </w14:solidFill>
          </w14:textFill>
        </w:rPr>
        <w:t>5</w:t>
      </w:r>
      <w:r>
        <w:rPr>
          <w:rFonts w:hint="eastAsia" w:ascii="Times New Roman"/>
          <w:color w:val="000000" w:themeColor="text1"/>
          <w:szCs w:val="21"/>
          <w:u w:val="single"/>
          <w14:textFill>
            <w14:solidFill>
              <w14:schemeClr w14:val="tx1"/>
            </w14:solidFill>
          </w14:textFill>
        </w:rPr>
        <w:t xml:space="preserve"> </w:t>
      </w:r>
      <w:r>
        <w:rPr>
          <w:rFonts w:hint="eastAsia" w:ascii="Times New Roman"/>
          <w:color w:val="000000" w:themeColor="text1"/>
          <w:szCs w:val="21"/>
          <w14:textFill>
            <w14:solidFill>
              <w14:schemeClr w14:val="tx1"/>
            </w14:solidFill>
          </w14:textFill>
        </w:rPr>
        <w:t>个工作日内开具</w:t>
      </w:r>
      <w:r>
        <w:rPr>
          <w:rFonts w:hint="eastAsia" w:ascii="Times New Roman"/>
          <w:color w:val="000000" w:themeColor="text1"/>
          <w:szCs w:val="21"/>
          <w:lang w:val="en-US" w:eastAsia="zh-CN"/>
          <w14:textFill>
            <w14:solidFill>
              <w14:schemeClr w14:val="tx1"/>
            </w14:solidFill>
          </w14:textFill>
        </w:rPr>
        <w:t>增值税专用发票</w:t>
      </w:r>
      <w:r>
        <w:rPr>
          <w:rFonts w:hint="eastAsia" w:ascii="Times New Roman"/>
          <w:color w:val="000000" w:themeColor="text1"/>
          <w:szCs w:val="21"/>
          <w14:textFill>
            <w14:solidFill>
              <w14:schemeClr w14:val="tx1"/>
            </w14:solidFill>
          </w14:textFill>
        </w:rPr>
        <w:t>给甲方</w:t>
      </w:r>
      <w:r>
        <w:rPr>
          <w:rFonts w:hint="eastAsia"/>
          <w:color w:val="000000" w:themeColor="text1"/>
          <w:szCs w:val="24"/>
          <w14:textFill>
            <w14:solidFill>
              <w14:schemeClr w14:val="tx1"/>
            </w14:solidFill>
          </w14:textFill>
        </w:rPr>
        <w:t>。</w:t>
      </w:r>
    </w:p>
    <w:p w14:paraId="7EC95CEE">
      <w:pPr>
        <w:rPr>
          <w:color w:val="FF0000"/>
          <w:szCs w:val="24"/>
        </w:rPr>
      </w:pPr>
      <w:r>
        <w:rPr>
          <w:rFonts w:hint="eastAsia"/>
          <w:color w:val="000000" w:themeColor="text1"/>
          <w:szCs w:val="24"/>
          <w14:textFill>
            <w14:solidFill>
              <w14:schemeClr w14:val="tx1"/>
            </w14:solidFill>
          </w14:textFill>
        </w:rPr>
        <w:t xml:space="preserve">    支付方式：银行</w:t>
      </w:r>
      <w:r>
        <w:rPr>
          <w:rFonts w:hint="eastAsia"/>
          <w:color w:val="000000" w:themeColor="text1"/>
          <w:szCs w:val="24"/>
          <w:lang w:val="en-US" w:eastAsia="zh-CN"/>
          <w14:textFill>
            <w14:solidFill>
              <w14:schemeClr w14:val="tx1"/>
            </w14:solidFill>
          </w14:textFill>
        </w:rPr>
        <w:t>对公</w:t>
      </w:r>
      <w:r>
        <w:rPr>
          <w:rFonts w:hint="eastAsia"/>
          <w:color w:val="000000" w:themeColor="text1"/>
          <w:szCs w:val="24"/>
          <w14:textFill>
            <w14:solidFill>
              <w14:schemeClr w14:val="tx1"/>
            </w14:solidFill>
          </w14:textFill>
        </w:rPr>
        <w:t>转账。</w:t>
      </w:r>
      <w:r>
        <w:rPr>
          <w:rFonts w:hint="eastAsia"/>
          <w:color w:val="FF0000"/>
          <w:szCs w:val="24"/>
        </w:rPr>
        <w:t xml:space="preserve">        </w:t>
      </w:r>
    </w:p>
    <w:p w14:paraId="0DFF1CBC">
      <w:pPr>
        <w:rPr>
          <w:b/>
          <w:bCs/>
          <w:sz w:val="28"/>
          <w:szCs w:val="28"/>
        </w:rPr>
      </w:pPr>
      <w:r>
        <w:rPr>
          <w:rFonts w:hint="eastAsia"/>
          <w:b/>
          <w:bCs/>
          <w:sz w:val="28"/>
          <w:szCs w:val="28"/>
        </w:rPr>
        <w:t>三、交货及验收：</w:t>
      </w:r>
    </w:p>
    <w:p w14:paraId="0EFE1EF5">
      <w:pPr>
        <w:rPr>
          <w:color w:val="FF0000"/>
          <w:szCs w:val="24"/>
        </w:rPr>
      </w:pPr>
      <w:r>
        <w:rPr>
          <w:rFonts w:hint="eastAsia"/>
          <w:szCs w:val="24"/>
        </w:rPr>
        <w:t>3.1 收货地址、收货人及其联系方式：</w:t>
      </w:r>
    </w:p>
    <w:p w14:paraId="3204448A">
      <w:pPr>
        <w:ind w:firstLine="480" w:firstLineChars="200"/>
        <w:rPr>
          <w:rFonts w:hint="eastAsia"/>
          <w:color w:val="auto"/>
          <w:szCs w:val="24"/>
        </w:rPr>
      </w:pPr>
      <w:r>
        <w:rPr>
          <w:rFonts w:hint="eastAsia"/>
          <w:color w:val="FF0000"/>
          <w:szCs w:val="24"/>
        </w:rPr>
        <w:t>收货地址：【</w:t>
      </w:r>
      <w:r>
        <w:rPr>
          <w:rFonts w:hint="eastAsia"/>
          <w:color w:val="auto"/>
          <w:szCs w:val="24"/>
        </w:rPr>
        <w:t xml:space="preserve"> 广东省佛山市禅城区南庄镇南庄上元西区8座2号豪斯路建材（备注：美国黄总货物）</w:t>
      </w:r>
    </w:p>
    <w:p w14:paraId="45F65B7E">
      <w:pPr>
        <w:ind w:firstLine="480" w:firstLineChars="200"/>
        <w:rPr>
          <w:color w:val="FF0000"/>
          <w:szCs w:val="24"/>
        </w:rPr>
      </w:pPr>
      <w:r>
        <w:rPr>
          <w:rFonts w:hint="eastAsia"/>
          <w:color w:val="auto"/>
          <w:szCs w:val="24"/>
        </w:rPr>
        <w:t>黎总 13929958027</w:t>
      </w:r>
      <w:r>
        <w:rPr>
          <w:rFonts w:hint="eastAsia"/>
          <w:color w:val="FF0000"/>
          <w:szCs w:val="24"/>
        </w:rPr>
        <w:t xml:space="preserve">】 </w:t>
      </w:r>
    </w:p>
    <w:p w14:paraId="1720DD59">
      <w:pPr>
        <w:ind w:firstLine="480" w:firstLineChars="200"/>
        <w:rPr>
          <w:ins w:id="0" w:author="GRANDALL" w:date="2025-08-14T00:38:00Z"/>
          <w:color w:val="FF0000"/>
          <w:szCs w:val="24"/>
        </w:rPr>
      </w:pPr>
      <w:r>
        <w:rPr>
          <w:rFonts w:hint="eastAsia"/>
          <w:color w:val="FF0000"/>
          <w:szCs w:val="24"/>
        </w:rPr>
        <w:t>如修改收货地址，甲方提前</w:t>
      </w:r>
      <w:r>
        <w:rPr>
          <w:rFonts w:hint="eastAsia"/>
          <w:color w:val="FF0000"/>
          <w:szCs w:val="24"/>
          <w:lang w:val="en-US" w:eastAsia="zh-CN"/>
        </w:rPr>
        <w:t>1</w:t>
      </w:r>
      <w:r>
        <w:rPr>
          <w:rFonts w:hint="eastAsia"/>
          <w:color w:val="FF0000"/>
          <w:szCs w:val="24"/>
        </w:rPr>
        <w:t>日与乙方沟通</w:t>
      </w:r>
    </w:p>
    <w:p w14:paraId="240F74B6">
      <w:pPr>
        <w:ind w:firstLine="480" w:firstLineChars="200"/>
        <w:rPr>
          <w:rFonts w:hint="eastAsia"/>
          <w:color w:val="FF0000"/>
          <w:szCs w:val="24"/>
        </w:rPr>
      </w:pPr>
      <w:r>
        <w:rPr>
          <w:rFonts w:hint="eastAsia"/>
          <w:color w:val="000000" w:themeColor="text1"/>
          <w:szCs w:val="24"/>
          <w:lang w:val="en-US" w:eastAsia="zh-CN"/>
          <w14:textFill>
            <w14:solidFill>
              <w14:schemeClr w14:val="tx1"/>
            </w14:solidFill>
          </w14:textFill>
        </w:rPr>
        <w:t>在乙方完成生产后，</w:t>
      </w:r>
      <w:r>
        <w:rPr>
          <w:rFonts w:hint="eastAsia"/>
          <w:color w:val="000000" w:themeColor="text1"/>
          <w:szCs w:val="24"/>
          <w14:textFill>
            <w14:solidFill>
              <w14:schemeClr w14:val="tx1"/>
            </w14:solidFill>
          </w14:textFill>
        </w:rPr>
        <w:t>乙方应</w:t>
      </w:r>
      <w:r>
        <w:rPr>
          <w:rFonts w:hint="eastAsia"/>
          <w:color w:val="000000" w:themeColor="text1"/>
          <w:szCs w:val="24"/>
          <w:lang w:val="en-US" w:eastAsia="zh-CN"/>
          <w14:textFill>
            <w14:solidFill>
              <w14:schemeClr w14:val="tx1"/>
            </w14:solidFill>
          </w14:textFill>
        </w:rPr>
        <w:t>在收到甲方发货通知后，</w:t>
      </w:r>
      <w:r>
        <w:rPr>
          <w:rFonts w:hint="eastAsia"/>
          <w:color w:val="000000" w:themeColor="text1"/>
          <w:szCs w:val="24"/>
          <w14:textFill>
            <w14:solidFill>
              <w14:schemeClr w14:val="tx1"/>
            </w14:solidFill>
          </w14:textFill>
        </w:rPr>
        <w:t>【</w:t>
      </w:r>
      <w:r>
        <w:rPr>
          <w:rFonts w:hint="eastAsia"/>
          <w:color w:val="000000" w:themeColor="text1"/>
          <w:szCs w:val="24"/>
          <w:lang w:val="en-US" w:eastAsia="zh-CN"/>
          <w14:textFill>
            <w14:solidFill>
              <w14:schemeClr w14:val="tx1"/>
            </w14:solidFill>
          </w14:textFill>
        </w:rPr>
        <w:t>5</w:t>
      </w:r>
      <w:r>
        <w:rPr>
          <w:rFonts w:hint="eastAsia"/>
          <w:color w:val="000000" w:themeColor="text1"/>
          <w:szCs w:val="24"/>
          <w14:textFill>
            <w14:solidFill>
              <w14:schemeClr w14:val="tx1"/>
            </w14:solidFill>
          </w14:textFill>
        </w:rPr>
        <w:t>】</w:t>
      </w:r>
      <w:r>
        <w:rPr>
          <w:rFonts w:hint="eastAsia"/>
          <w:color w:val="000000" w:themeColor="text1"/>
          <w:szCs w:val="24"/>
          <w:lang w:val="en-US" w:eastAsia="zh-CN"/>
          <w14:textFill>
            <w14:solidFill>
              <w14:schemeClr w14:val="tx1"/>
            </w14:solidFill>
          </w14:textFill>
        </w:rPr>
        <w:t>个自然</w:t>
      </w:r>
      <w:r>
        <w:rPr>
          <w:rFonts w:hint="eastAsia"/>
          <w:color w:val="000000" w:themeColor="text1"/>
          <w:szCs w:val="24"/>
          <w14:textFill>
            <w14:solidFill>
              <w14:schemeClr w14:val="tx1"/>
            </w14:solidFill>
          </w14:textFill>
        </w:rPr>
        <w:t>日内将协议约定货物运送至甲方指定地点。运输相关费用及责任由乙方承担。</w:t>
      </w:r>
    </w:p>
    <w:p w14:paraId="62D85A60">
      <w:pPr>
        <w:ind w:left="480" w:hanging="480" w:hangingChars="200"/>
        <w:rPr>
          <w:color w:val="FF0000"/>
          <w:szCs w:val="24"/>
        </w:rPr>
      </w:pPr>
      <w:r>
        <w:rPr>
          <w:rFonts w:hint="eastAsia"/>
          <w:color w:val="000000"/>
          <w:szCs w:val="24"/>
        </w:rPr>
        <w:t>3.2、在履行本合同时，因乙方车辆或乙方司机及其他人员发生人身、财产损失的责任由乙方承担。产品生产、运输过程中，灭失、毁损等安全风险由乙方承担；</w:t>
      </w:r>
    </w:p>
    <w:p w14:paraId="210FF3D0">
      <w:pPr>
        <w:keepNext w:val="0"/>
        <w:keepLines w:val="0"/>
        <w:pageBreakBefore w:val="0"/>
        <w:widowControl w:val="0"/>
        <w:kinsoku/>
        <w:wordWrap/>
        <w:overflowPunct/>
        <w:topLinePunct w:val="0"/>
        <w:autoSpaceDE/>
        <w:autoSpaceDN/>
        <w:bidi w:val="0"/>
        <w:adjustRightInd/>
        <w:snapToGrid/>
        <w:spacing w:line="400" w:lineRule="exact"/>
        <w:ind w:left="480" w:hanging="480" w:hangingChars="200"/>
        <w:textAlignment w:val="auto"/>
        <w:rPr>
          <w:color w:val="FF0000"/>
          <w:szCs w:val="21"/>
        </w:rPr>
      </w:pPr>
      <w:r>
        <w:rPr>
          <w:rFonts w:hint="eastAsia"/>
          <w:color w:val="auto"/>
          <w:szCs w:val="24"/>
        </w:rPr>
        <w:t>3.3、</w:t>
      </w:r>
      <w:r>
        <w:rPr>
          <w:rFonts w:hint="eastAsia"/>
          <w:color w:val="auto"/>
          <w:szCs w:val="21"/>
        </w:rPr>
        <w:t>甲方在收到乙方以委托第三方运输公司或者自送的方式运输的商品后，</w:t>
      </w:r>
      <w:r>
        <w:rPr>
          <w:rFonts w:hint="eastAsia"/>
          <w:b/>
          <w:bCs/>
          <w:color w:val="auto"/>
          <w:szCs w:val="21"/>
        </w:rPr>
        <w:t>应当现场核对并核实</w:t>
      </w:r>
      <w:r>
        <w:rPr>
          <w:rFonts w:hint="eastAsia"/>
          <w:b/>
          <w:bCs/>
          <w:color w:val="000000" w:themeColor="text1"/>
          <w:szCs w:val="21"/>
          <w14:textFill>
            <w14:solidFill>
              <w14:schemeClr w14:val="tx1"/>
            </w14:solidFill>
          </w14:textFill>
        </w:rPr>
        <w:t>相关商品数量和种类，严格核对运输面单的商品箱、件数量，核对数量相符并且无破损、少件等情况，如出现商品与采购清单商品不符时，甲方有权拒收此商品并且应即时向乙方反馈相关情况问题所在；</w:t>
      </w:r>
      <w:r>
        <w:rPr>
          <w:rFonts w:hint="eastAsia"/>
          <w:color w:val="000000" w:themeColor="text1"/>
          <w:szCs w:val="21"/>
          <w14:textFill>
            <w14:solidFill>
              <w14:schemeClr w14:val="tx1"/>
            </w14:solidFill>
          </w14:textFill>
        </w:rPr>
        <w:t>乙方不仅需承担该商品的运输返厂费用，或在接到甲方通知后的 48小时内作出处理响如是否更换或、折扣退款费用、其它补偿协商等（定制商品除外或另已协商），乙方并承担因此产生的全部运输破损更换或维修费用。甲方需提供充分的证据证明商品不符或损坏。如甲方人员在验收并且签名后商品丢失或者破损，乙方不承担任何责任，除非甲方能证明商品在运输过程中因乙方原因导致损坏。</w:t>
      </w:r>
      <w:r>
        <w:rPr>
          <w:rFonts w:hint="eastAsia"/>
          <w:color w:val="auto"/>
          <w:szCs w:val="21"/>
        </w:rPr>
        <w:t>前述对商品数量、外观的核对并不意味对商品质量的验收，若后续实际使用过程中发现产品存在隐蔽瑕疵或不符合质量约定，甲方仍可要求乙方赔偿损失或承担相应责任。</w:t>
      </w:r>
    </w:p>
    <w:p w14:paraId="7C092B5B">
      <w:pPr>
        <w:keepNext w:val="0"/>
        <w:keepLines w:val="0"/>
        <w:pageBreakBefore w:val="0"/>
        <w:widowControl w:val="0"/>
        <w:kinsoku/>
        <w:wordWrap/>
        <w:overflowPunct/>
        <w:topLinePunct w:val="0"/>
        <w:autoSpaceDE/>
        <w:autoSpaceDN/>
        <w:bidi w:val="0"/>
        <w:adjustRightInd/>
        <w:snapToGrid/>
        <w:spacing w:line="400" w:lineRule="exact"/>
        <w:ind w:left="480" w:hanging="480" w:hangingChars="200"/>
        <w:textAlignment w:val="auto"/>
        <w:rPr>
          <w:color w:val="auto"/>
          <w:szCs w:val="21"/>
        </w:rPr>
      </w:pPr>
      <w:r>
        <w:rPr>
          <w:rFonts w:hint="eastAsia"/>
          <w:color w:val="auto"/>
          <w:szCs w:val="21"/>
        </w:rPr>
        <w:t>3.4、如遇到现场收货检查数量不符或商品损坏时应当及时拍照或者视频作为凭证，并即时与乙方电话联系或者其它通信文字及时向乙方反馈相关事情，并及时提供相关凭证，工作日期间乙方应在接到甲方反馈后的12小时内给予回应，并在24小时内提出解决方案;而乙方</w:t>
      </w:r>
      <w:r>
        <w:rPr>
          <w:rFonts w:hint="eastAsia" w:ascii="Times New Roman"/>
          <w:color w:val="auto"/>
          <w:szCs w:val="21"/>
        </w:rPr>
        <w:t>应当按照数量不符给予正确的补发或商品损坏对应商品的订单价格向甲</w:t>
      </w:r>
      <w:r>
        <w:rPr>
          <w:rFonts w:hint="eastAsia"/>
          <w:color w:val="auto"/>
          <w:szCs w:val="21"/>
        </w:rPr>
        <w:t>方进行赔偿，或与甲方协商给予另外赔偿。</w:t>
      </w:r>
    </w:p>
    <w:p w14:paraId="06D13620">
      <w:pPr>
        <w:keepNext w:val="0"/>
        <w:keepLines w:val="0"/>
        <w:pageBreakBefore w:val="0"/>
        <w:widowControl w:val="0"/>
        <w:kinsoku/>
        <w:wordWrap/>
        <w:overflowPunct/>
        <w:topLinePunct w:val="0"/>
        <w:autoSpaceDE/>
        <w:autoSpaceDN/>
        <w:bidi w:val="0"/>
        <w:adjustRightInd/>
        <w:snapToGrid/>
        <w:spacing w:line="400" w:lineRule="exact"/>
        <w:ind w:left="480" w:hanging="480" w:hangingChars="200"/>
        <w:textAlignment w:val="auto"/>
        <w:rPr>
          <w:color w:val="auto"/>
          <w:szCs w:val="24"/>
        </w:rPr>
      </w:pPr>
      <w:r>
        <w:rPr>
          <w:rFonts w:hint="eastAsia"/>
          <w:color w:val="auto"/>
          <w:szCs w:val="21"/>
        </w:rPr>
        <w:t>3.5、</w:t>
      </w:r>
      <w:r>
        <w:rPr>
          <w:rFonts w:hint="eastAsia"/>
          <w:b/>
          <w:bCs/>
          <w:color w:val="auto"/>
          <w:szCs w:val="21"/>
        </w:rPr>
        <w:t>所有权及灭失风险：产品的所有权及灭失、毁损风险，在交付给相关甲方或甲方指定地点、人员之后，即完成交付，货物损毁、灭失的风险转移给甲方。</w:t>
      </w:r>
      <w:r>
        <w:rPr>
          <w:rFonts w:hint="eastAsia"/>
          <w:color w:val="auto"/>
          <w:szCs w:val="21"/>
        </w:rPr>
        <w:t>若甲方因乙方交付的产品不符合验收标准而拒绝接收，产品所有权及因灭失、毁损而产生的风险仍由乙方承担，直至乙方按照本合同约定的要求重新交付产品并由甲方验收合格。若甲方因非乙方原因（包括但不限于甲方自身经营策略调整、市场变化需求等）而拒绝接收产品双方应友好协商解决。在协商期间，双方应共同承担产品的保管责任，避免产品因双方原因而灭失或毁损。若协商结果确定由某一方承担产品的保管责任，则该方应承担相应的风险。若协商不成，导致产品长时间积压的，乙方应按照市场同类产品的仓储费用标准，向甲方支付自拒绝接收之日起至协商确定保管责任方期间的仓储费用。</w:t>
      </w:r>
    </w:p>
    <w:p w14:paraId="6C698C55">
      <w:pPr>
        <w:ind w:left="562" w:hanging="562" w:hangingChars="200"/>
        <w:rPr>
          <w:rFonts w:hint="eastAsia"/>
          <w:b/>
          <w:bCs/>
          <w:sz w:val="28"/>
          <w:szCs w:val="28"/>
        </w:rPr>
      </w:pPr>
      <w:r>
        <w:rPr>
          <w:rFonts w:hint="eastAsia"/>
          <w:b/>
          <w:bCs/>
          <w:sz w:val="28"/>
          <w:szCs w:val="28"/>
        </w:rPr>
        <w:t>四、质保：</w:t>
      </w:r>
    </w:p>
    <w:p w14:paraId="23162B0A">
      <w:pPr>
        <w:keepNext w:val="0"/>
        <w:keepLines w:val="0"/>
        <w:pageBreakBefore w:val="0"/>
        <w:widowControl w:val="0"/>
        <w:kinsoku/>
        <w:wordWrap/>
        <w:overflowPunct/>
        <w:topLinePunct w:val="0"/>
        <w:autoSpaceDE/>
        <w:autoSpaceDN/>
        <w:bidi w:val="0"/>
        <w:adjustRightInd/>
        <w:snapToGrid/>
        <w:ind w:left="0" w:firstLine="480" w:firstLineChars="200"/>
        <w:textAlignment w:val="auto"/>
        <w:rPr>
          <w:color w:val="auto"/>
        </w:rPr>
      </w:pPr>
      <w:r>
        <w:rPr>
          <w:rFonts w:hint="eastAsia"/>
          <w:szCs w:val="24"/>
        </w:rPr>
        <w:t>本合同产品免费质保一年，自货到现场之日起计算。</w:t>
      </w:r>
      <w:r>
        <w:rPr>
          <w:rFonts w:hint="eastAsia"/>
          <w:color w:val="auto"/>
          <w:szCs w:val="24"/>
        </w:rPr>
        <w:t>质保期内乙方承诺对产品提供免费质保，质保方式包括但不限于应甲方要求免费提供维修所需配件（含更换件）。若乙方未配合提供相应配件，甲方自行购买相应配件的，相关费用由乙方承担。非因产品质量问题导致的损坏（</w:t>
      </w:r>
      <w:r>
        <w:rPr>
          <w:rFonts w:hint="eastAsia"/>
          <w:color w:val="auto"/>
        </w:rPr>
        <w:t>人为或不可抗力因素</w:t>
      </w:r>
      <w:r>
        <w:rPr>
          <w:rFonts w:hint="eastAsia"/>
          <w:color w:val="auto"/>
          <w:szCs w:val="24"/>
        </w:rPr>
        <w:t>），乙方不承担免费维修责任。</w:t>
      </w:r>
    </w:p>
    <w:p w14:paraId="247DE811">
      <w:pPr>
        <w:rPr>
          <w:b/>
          <w:bCs/>
          <w:sz w:val="28"/>
          <w:szCs w:val="28"/>
        </w:rPr>
      </w:pPr>
      <w:r>
        <w:rPr>
          <w:rFonts w:hint="eastAsia"/>
          <w:b/>
          <w:bCs/>
          <w:sz w:val="28"/>
          <w:szCs w:val="28"/>
        </w:rPr>
        <w:t>五、违约责任：</w:t>
      </w:r>
    </w:p>
    <w:p w14:paraId="0D3C87F4">
      <w:pPr>
        <w:keepNext w:val="0"/>
        <w:keepLines w:val="0"/>
        <w:pageBreakBefore w:val="0"/>
        <w:widowControl/>
        <w:kinsoku/>
        <w:wordWrap/>
        <w:overflowPunct/>
        <w:topLinePunct w:val="0"/>
        <w:autoSpaceDE/>
        <w:autoSpaceDN/>
        <w:bidi w:val="0"/>
        <w:adjustRightInd/>
        <w:snapToGrid/>
        <w:spacing w:line="400" w:lineRule="exact"/>
        <w:ind w:left="0" w:hanging="480" w:hangingChars="200"/>
        <w:jc w:val="left"/>
        <w:textAlignment w:val="auto"/>
        <w:rPr>
          <w:rFonts w:ascii="Times New Roman"/>
          <w:color w:val="auto"/>
          <w:sz w:val="24"/>
          <w:szCs w:val="24"/>
        </w:rPr>
      </w:pPr>
      <w:r>
        <w:rPr>
          <w:rFonts w:hint="eastAsia"/>
          <w:sz w:val="24"/>
          <w:szCs w:val="24"/>
        </w:rPr>
        <w:t>5.1</w:t>
      </w:r>
      <w:r>
        <w:rPr>
          <w:rFonts w:hint="eastAsia"/>
          <w:sz w:val="24"/>
          <w:szCs w:val="24"/>
          <w:lang w:eastAsia="zh-CN"/>
        </w:rPr>
        <w:t>、</w:t>
      </w:r>
      <w:r>
        <w:rPr>
          <w:rFonts w:hint="eastAsia"/>
          <w:sz w:val="24"/>
          <w:szCs w:val="24"/>
        </w:rPr>
        <w:t>乙方保证按合同约定时间交货并通过验收。每项逾期一日，乙方应按涉及产品总价值的0.5‰支付违约金。单项逾期超过30日</w:t>
      </w:r>
      <w:r>
        <w:rPr>
          <w:rFonts w:hint="eastAsia" w:hAnsi="宋体" w:cs="宋体"/>
          <w:color w:val="auto"/>
          <w:sz w:val="24"/>
          <w:szCs w:val="24"/>
        </w:rPr>
        <w:t>（不可抗力因素除外，如运输车辆非人为损毁、区域运输管控等）或</w:t>
      </w:r>
      <w:r>
        <w:rPr>
          <w:rFonts w:hint="eastAsia" w:ascii="Times New Roman"/>
          <w:color w:val="auto"/>
          <w:sz w:val="24"/>
          <w:szCs w:val="24"/>
        </w:rPr>
        <w:t>乙方经甲方催告之日起 3天内仍未发货的（双方另有约定按约定执行）甲方有权解除合同、要求乙方退回已收款项，并且乙方需要一次性向甲方支付合同总价5%的违约金。</w:t>
      </w:r>
    </w:p>
    <w:p w14:paraId="663862D2">
      <w:pPr>
        <w:keepNext w:val="0"/>
        <w:keepLines w:val="0"/>
        <w:pageBreakBefore w:val="0"/>
        <w:widowControl/>
        <w:kinsoku/>
        <w:wordWrap/>
        <w:overflowPunct/>
        <w:topLinePunct w:val="0"/>
        <w:autoSpaceDE/>
        <w:autoSpaceDN/>
        <w:bidi w:val="0"/>
        <w:adjustRightInd/>
        <w:snapToGrid/>
        <w:spacing w:line="400" w:lineRule="exact"/>
        <w:ind w:left="0" w:hanging="480" w:hangingChars="200"/>
        <w:jc w:val="left"/>
        <w:textAlignment w:val="auto"/>
        <w:rPr>
          <w:rFonts w:ascii="Times New Roman"/>
          <w:color w:val="auto"/>
          <w:sz w:val="24"/>
          <w:szCs w:val="24"/>
        </w:rPr>
      </w:pPr>
      <w:r>
        <w:rPr>
          <w:rFonts w:hint="eastAsia" w:ascii="Times New Roman"/>
          <w:color w:val="auto"/>
          <w:sz w:val="24"/>
          <w:szCs w:val="24"/>
        </w:rPr>
        <w:t xml:space="preserve">5.2、合约成立后商品是根据甲方需求个性化定制生产，经甲方确认效果图订单要求、尺寸、配置、款式、功能等，信息一旦确认，不支持修改和退换修改订单（经乙方同意的或乙方提供产品不符合合同约定的除外）；如出现自然灾害、政府部门管控、战争、乙方生产所在区管控等不可抗力因素导致的生产期延迟不算违约，除此以外的视为违约，若乙方违约应按照上述5.1中的条件执行，若甲方违约退单的，所支付金额不作退还，且应承担违约商品对应的单价金额 </w:t>
      </w:r>
      <w:r>
        <w:rPr>
          <w:rFonts w:hint="eastAsia" w:ascii="Times New Roman"/>
          <w:color w:val="auto"/>
          <w:sz w:val="24"/>
          <w:szCs w:val="24"/>
          <w:u w:val="single"/>
        </w:rPr>
        <w:t xml:space="preserve">5 </w:t>
      </w:r>
      <w:r>
        <w:rPr>
          <w:rFonts w:hint="eastAsia" w:ascii="Times New Roman"/>
          <w:color w:val="auto"/>
          <w:sz w:val="24"/>
          <w:szCs w:val="24"/>
        </w:rPr>
        <w:t>%的违约金以及甲方承担相关运输费用。</w:t>
      </w:r>
    </w:p>
    <w:p w14:paraId="1C34018F">
      <w:pPr>
        <w:keepNext w:val="0"/>
        <w:keepLines w:val="0"/>
        <w:pageBreakBefore w:val="0"/>
        <w:kinsoku/>
        <w:wordWrap/>
        <w:overflowPunct/>
        <w:topLinePunct w:val="0"/>
        <w:autoSpaceDE/>
        <w:autoSpaceDN/>
        <w:bidi w:val="0"/>
        <w:adjustRightInd/>
        <w:snapToGrid/>
        <w:ind w:left="0" w:hanging="480" w:hangingChars="200"/>
        <w:textAlignment w:val="auto"/>
        <w:rPr>
          <w:color w:val="auto"/>
          <w:sz w:val="24"/>
          <w:szCs w:val="24"/>
        </w:rPr>
      </w:pPr>
      <w:r>
        <w:rPr>
          <w:rFonts w:hint="eastAsia"/>
          <w:color w:val="auto"/>
          <w:sz w:val="24"/>
          <w:szCs w:val="24"/>
        </w:rPr>
        <w:t>5.3、乙方应按合同约定履行义务，甲方在验收商品时对商品的质量提出质疑时，应提供合理有效的凭证向乙方提出解决方案，如：乙方承担对货物进行折价、退款、修理等责任；若双方不能达成一致的可走诉讼法律判决认定或市场监督介入协调。</w:t>
      </w:r>
    </w:p>
    <w:p w14:paraId="54369C83">
      <w:pPr>
        <w:keepNext w:val="0"/>
        <w:keepLines w:val="0"/>
        <w:pageBreakBefore w:val="0"/>
        <w:kinsoku/>
        <w:wordWrap/>
        <w:overflowPunct/>
        <w:topLinePunct w:val="0"/>
        <w:autoSpaceDE/>
        <w:autoSpaceDN/>
        <w:bidi w:val="0"/>
        <w:adjustRightInd/>
        <w:snapToGrid/>
        <w:ind w:left="0" w:hanging="480" w:hangingChars="200"/>
        <w:textAlignment w:val="auto"/>
        <w:rPr>
          <w:sz w:val="24"/>
          <w:szCs w:val="24"/>
        </w:rPr>
      </w:pPr>
      <w:r>
        <w:rPr>
          <w:rFonts w:hint="eastAsia"/>
          <w:color w:val="auto"/>
          <w:sz w:val="24"/>
          <w:szCs w:val="24"/>
        </w:rPr>
        <w:t>5.</w:t>
      </w:r>
      <w:r>
        <w:rPr>
          <w:rFonts w:hint="eastAsia"/>
          <w:color w:val="auto"/>
          <w:sz w:val="24"/>
          <w:szCs w:val="24"/>
          <w:lang w:val="en-US" w:eastAsia="zh-CN"/>
        </w:rPr>
        <w:t>4</w:t>
      </w:r>
      <w:r>
        <w:rPr>
          <w:rFonts w:hint="eastAsia"/>
          <w:color w:val="auto"/>
          <w:sz w:val="24"/>
          <w:szCs w:val="24"/>
        </w:rPr>
        <w:t>、若本合同一方违约，违约方应当对因此给守约方造成的损失承担赔偿责任，损失包括但不限于守约方为索赔而产生的律师费、诉讼费、鉴定费等。</w:t>
      </w:r>
    </w:p>
    <w:p w14:paraId="3B34308A">
      <w:pPr>
        <w:pStyle w:val="3"/>
        <w:rPr>
          <w:rFonts w:hint="eastAsia"/>
          <w:b/>
          <w:bCs/>
          <w:sz w:val="28"/>
          <w:szCs w:val="28"/>
        </w:rPr>
      </w:pPr>
      <w:r>
        <w:rPr>
          <w:rFonts w:hint="eastAsia"/>
          <w:b/>
          <w:bCs/>
          <w:sz w:val="28"/>
          <w:szCs w:val="28"/>
        </w:rPr>
        <w:t>六、知识产权：</w:t>
      </w:r>
    </w:p>
    <w:p w14:paraId="419CDAEA">
      <w:pPr>
        <w:pStyle w:val="3"/>
        <w:keepNext w:val="0"/>
        <w:keepLines w:val="0"/>
        <w:pageBreakBefore w:val="0"/>
        <w:widowControl w:val="0"/>
        <w:kinsoku/>
        <w:wordWrap/>
        <w:overflowPunct/>
        <w:topLinePunct w:val="0"/>
        <w:autoSpaceDE/>
        <w:autoSpaceDN/>
        <w:bidi w:val="0"/>
        <w:adjustRightInd/>
        <w:snapToGrid/>
        <w:ind w:left="480" w:hanging="480" w:hangingChars="200"/>
        <w:textAlignment w:val="auto"/>
      </w:pPr>
      <w:r>
        <w:rPr>
          <w:rFonts w:hint="eastAsia"/>
          <w:lang w:val="en-US" w:eastAsia="zh-CN"/>
        </w:rPr>
        <w:t>6.1</w:t>
      </w:r>
      <w:r>
        <w:rPr>
          <w:rFonts w:hint="eastAsia"/>
        </w:rPr>
        <w:t>、甲方拥有本协议项下甲方委托乙方设计、开发及生产的产品的全部知识产权，包括但不限于专利权、著作权、商标权、商业秘密等相关的所有权利。若甲方要求，乙方应当积极配合甲方完成相关知识产权注册、登记等流程。未经甲方书面同意，乙方不得自行或许可任何第三方以任何形式使用、复制、修改、传播或申请知识产权登记等行为，也不得将该等知识产权用于本合同约定之外的任何其他用途。</w:t>
      </w:r>
    </w:p>
    <w:p w14:paraId="4819E741">
      <w:pPr>
        <w:pStyle w:val="3"/>
        <w:keepNext w:val="0"/>
        <w:keepLines w:val="0"/>
        <w:pageBreakBefore w:val="0"/>
        <w:widowControl w:val="0"/>
        <w:kinsoku/>
        <w:wordWrap/>
        <w:overflowPunct/>
        <w:topLinePunct w:val="0"/>
        <w:autoSpaceDE/>
        <w:autoSpaceDN/>
        <w:bidi w:val="0"/>
        <w:adjustRightInd/>
        <w:snapToGrid/>
        <w:ind w:left="480" w:hanging="480" w:hangingChars="200"/>
        <w:textAlignment w:val="auto"/>
      </w:pPr>
      <w:r>
        <w:rPr>
          <w:rFonts w:hint="eastAsia"/>
          <w:lang w:val="en-US" w:eastAsia="zh-CN"/>
        </w:rPr>
        <w:t>6.</w:t>
      </w:r>
      <w:r>
        <w:t>2</w:t>
      </w:r>
      <w:r>
        <w:rPr>
          <w:rFonts w:hint="eastAsia"/>
        </w:rPr>
        <w:t>、乙方仅可根据甲方的要求，利用所设计生产的模具为甲方生产该产品。未经甲方书面授权，乙方不得将该模具生产的产品以任何形式销售、提供给任何第三方，也不得自行生产、销售与该模具生产的产品相同或相似的产品，以确保甲方产品在市场上的独特性和商业利益。</w:t>
      </w:r>
    </w:p>
    <w:p w14:paraId="77D2C5B7">
      <w:pPr>
        <w:pStyle w:val="3"/>
        <w:keepNext w:val="0"/>
        <w:keepLines w:val="0"/>
        <w:pageBreakBefore w:val="0"/>
        <w:widowControl w:val="0"/>
        <w:kinsoku/>
        <w:wordWrap/>
        <w:overflowPunct/>
        <w:topLinePunct w:val="0"/>
        <w:autoSpaceDE/>
        <w:autoSpaceDN/>
        <w:bidi w:val="0"/>
        <w:adjustRightInd/>
        <w:snapToGrid/>
        <w:ind w:left="480" w:hanging="480" w:hangingChars="200"/>
        <w:textAlignment w:val="auto"/>
      </w:pPr>
      <w:r>
        <w:rPr>
          <w:rFonts w:hint="eastAsia"/>
          <w:lang w:val="en-US" w:eastAsia="zh-CN"/>
        </w:rPr>
        <w:t>6.</w:t>
      </w:r>
      <w:r>
        <w:t>3</w:t>
      </w:r>
      <w:r>
        <w:rPr>
          <w:rFonts w:hint="eastAsia"/>
        </w:rPr>
        <w:t>、乙方在履行本合同过程中知悉的甲方的商业秘密、技术秘密、经营信息等（包括但不限于模具的设计图纸、技术参数、生产工艺、客户名单、市场策略等），均负有严格的保密义务。未经甲方书面同意，不得向任何第三方披露、泄露或使用该等保密信息。保密期限是永久保密，且不因本合同的终止或解除而失效。</w:t>
      </w:r>
    </w:p>
    <w:p w14:paraId="4E1F3A3C">
      <w:pPr>
        <w:pStyle w:val="3"/>
        <w:keepNext w:val="0"/>
        <w:keepLines w:val="0"/>
        <w:pageBreakBefore w:val="0"/>
        <w:widowControl w:val="0"/>
        <w:kinsoku/>
        <w:wordWrap/>
        <w:overflowPunct/>
        <w:topLinePunct w:val="0"/>
        <w:autoSpaceDE/>
        <w:autoSpaceDN/>
        <w:bidi w:val="0"/>
        <w:adjustRightInd/>
        <w:snapToGrid/>
        <w:ind w:left="480" w:hanging="480" w:hangingChars="200"/>
        <w:textAlignment w:val="auto"/>
        <w:rPr>
          <w:b/>
          <w:bCs/>
          <w:sz w:val="28"/>
          <w:szCs w:val="28"/>
        </w:rPr>
      </w:pPr>
      <w:r>
        <w:rPr>
          <w:rFonts w:hint="eastAsia"/>
          <w:lang w:val="en-US" w:eastAsia="zh-CN"/>
        </w:rPr>
        <w:t>6.</w:t>
      </w:r>
      <w:r>
        <w:t>4</w:t>
      </w:r>
      <w:r>
        <w:rPr>
          <w:rFonts w:hint="eastAsia"/>
        </w:rPr>
        <w:t>、乙方违反前述任一约定，应向甲方赔偿甲方因此遭受的全部损失，包括但不限于直接损失、间接损失、可得利益损失、律师费、诉讼费、差旅费等为实现债权而支出的合理费用。如乙方的违约行为给甲方造成重大损失或严重影响甲方商业利益的，甲方有权解除本合同，并要求乙方承担相应的赔偿责任。</w:t>
      </w:r>
    </w:p>
    <w:p w14:paraId="1F09F82D">
      <w:r>
        <w:rPr>
          <w:rFonts w:hint="eastAsia"/>
          <w:b/>
          <w:bCs/>
          <w:sz w:val="28"/>
          <w:szCs w:val="28"/>
        </w:rPr>
        <w:t>七、其他约定事项</w:t>
      </w:r>
    </w:p>
    <w:p w14:paraId="5C828ACC">
      <w:pPr>
        <w:keepNext w:val="0"/>
        <w:keepLines w:val="0"/>
        <w:pageBreakBefore w:val="0"/>
        <w:widowControl w:val="0"/>
        <w:kinsoku/>
        <w:wordWrap/>
        <w:overflowPunct/>
        <w:topLinePunct w:val="0"/>
        <w:autoSpaceDE/>
        <w:autoSpaceDN/>
        <w:bidi w:val="0"/>
        <w:adjustRightInd/>
        <w:snapToGrid/>
        <w:ind w:left="480" w:hanging="480" w:hangingChars="200"/>
        <w:textAlignment w:val="auto"/>
        <w:rPr>
          <w:sz w:val="24"/>
          <w:szCs w:val="24"/>
        </w:rPr>
      </w:pPr>
      <w:r>
        <w:rPr>
          <w:rFonts w:hint="eastAsia"/>
          <w:color w:val="auto"/>
          <w:sz w:val="24"/>
          <w:szCs w:val="24"/>
        </w:rPr>
        <w:t>7.1、</w:t>
      </w:r>
      <w:r>
        <w:rPr>
          <w:color w:val="auto"/>
          <w:sz w:val="24"/>
          <w:szCs w:val="24"/>
        </w:rPr>
        <w:t>凡因本合同引起的或与本合同</w:t>
      </w:r>
      <w:r>
        <w:rPr>
          <w:rFonts w:hint="eastAsia"/>
          <w:color w:val="auto"/>
          <w:sz w:val="24"/>
          <w:szCs w:val="24"/>
        </w:rPr>
        <w:t>相</w:t>
      </w:r>
      <w:r>
        <w:rPr>
          <w:color w:val="auto"/>
          <w:sz w:val="24"/>
          <w:szCs w:val="24"/>
        </w:rPr>
        <w:t>关的任何争议，如双方不能通过友好协商解决，应</w:t>
      </w:r>
      <w:r>
        <w:rPr>
          <w:rFonts w:hint="eastAsia"/>
          <w:color w:val="auto"/>
          <w:sz w:val="24"/>
          <w:szCs w:val="24"/>
        </w:rPr>
        <w:t>在</w:t>
      </w:r>
      <w:r>
        <w:rPr>
          <w:rFonts w:hint="eastAsia"/>
          <w:b/>
          <w:bCs/>
          <w:color w:val="auto"/>
          <w:sz w:val="24"/>
          <w:szCs w:val="24"/>
        </w:rPr>
        <w:t>各自所在地有管辖权</w:t>
      </w:r>
      <w:r>
        <w:rPr>
          <w:rFonts w:hint="eastAsia"/>
          <w:color w:val="auto"/>
          <w:sz w:val="24"/>
          <w:szCs w:val="24"/>
        </w:rPr>
        <w:t>人民法院提起诉讼</w:t>
      </w:r>
      <w:r>
        <w:rPr>
          <w:color w:val="auto"/>
          <w:sz w:val="24"/>
          <w:szCs w:val="24"/>
        </w:rPr>
        <w:t>。</w:t>
      </w:r>
      <w:r>
        <w:rPr>
          <w:rFonts w:hint="eastAsia"/>
          <w:color w:val="auto"/>
          <w:sz w:val="24"/>
          <w:szCs w:val="24"/>
        </w:rPr>
        <w:t>违约方应承担守约方因主张权益而产生的律师费、保全费、担保费、公证费、鉴定费。双方确认，本合同首部载明双方地址为双方往来文件（包括但不限于通知、送达、函件等一切文件）及法律文书的送达地址。任何一方变更送达地址的，需书面通知对方，否则一切法律责任由未通知方承担。</w:t>
      </w:r>
    </w:p>
    <w:p w14:paraId="171393A5">
      <w:pPr>
        <w:keepNext w:val="0"/>
        <w:keepLines w:val="0"/>
        <w:pageBreakBefore w:val="0"/>
        <w:widowControl w:val="0"/>
        <w:kinsoku/>
        <w:wordWrap/>
        <w:overflowPunct/>
        <w:topLinePunct w:val="0"/>
        <w:autoSpaceDE/>
        <w:autoSpaceDN/>
        <w:bidi w:val="0"/>
        <w:adjustRightInd/>
        <w:snapToGrid/>
        <w:ind w:left="480" w:hanging="480" w:hangingChars="200"/>
        <w:textAlignment w:val="auto"/>
        <w:rPr>
          <w:sz w:val="24"/>
          <w:szCs w:val="24"/>
        </w:rPr>
      </w:pPr>
      <w:r>
        <w:rPr>
          <w:rFonts w:hint="eastAsia"/>
          <w:sz w:val="24"/>
          <w:szCs w:val="24"/>
        </w:rPr>
        <w:t>7.2、甲乙双方应对本合同内容保密，不得向本合同以外的任何第三方披露，否则应承担因此给对方造成的损失。</w:t>
      </w:r>
    </w:p>
    <w:p w14:paraId="6513EB1E">
      <w:pPr>
        <w:keepNext w:val="0"/>
        <w:keepLines w:val="0"/>
        <w:pageBreakBefore w:val="0"/>
        <w:widowControl w:val="0"/>
        <w:kinsoku/>
        <w:wordWrap/>
        <w:overflowPunct/>
        <w:topLinePunct w:val="0"/>
        <w:autoSpaceDE/>
        <w:autoSpaceDN/>
        <w:bidi w:val="0"/>
        <w:adjustRightInd/>
        <w:snapToGrid/>
        <w:ind w:left="480" w:hanging="480" w:hangingChars="200"/>
        <w:textAlignment w:val="auto"/>
        <w:rPr>
          <w:sz w:val="24"/>
          <w:szCs w:val="24"/>
        </w:rPr>
      </w:pPr>
      <w:r>
        <w:rPr>
          <w:rFonts w:hint="eastAsia"/>
          <w:sz w:val="24"/>
          <w:szCs w:val="24"/>
        </w:rPr>
        <w:t>7.3、双方共同确认，合同载明的双方信息，可作为双方、法院或仲裁的送达地址。</w:t>
      </w:r>
    </w:p>
    <w:p w14:paraId="482FD75B">
      <w:pPr>
        <w:keepNext w:val="0"/>
        <w:keepLines w:val="0"/>
        <w:pageBreakBefore w:val="0"/>
        <w:widowControl w:val="0"/>
        <w:kinsoku/>
        <w:wordWrap/>
        <w:overflowPunct/>
        <w:topLinePunct w:val="0"/>
        <w:autoSpaceDE/>
        <w:autoSpaceDN/>
        <w:bidi w:val="0"/>
        <w:adjustRightInd/>
        <w:snapToGrid/>
        <w:ind w:left="480" w:hanging="480" w:hangingChars="200"/>
        <w:textAlignment w:val="auto"/>
        <w:rPr>
          <w:sz w:val="24"/>
          <w:szCs w:val="24"/>
        </w:rPr>
      </w:pPr>
      <w:r>
        <w:rPr>
          <w:rFonts w:hint="eastAsia"/>
          <w:sz w:val="24"/>
          <w:szCs w:val="24"/>
        </w:rPr>
        <w:t>7.4、合同自双方签字、盖章（公章或合同专用章）之日起生效，除签章签名及双方盖章（与本合同印章一致）确认外，其他手写条款无效。</w:t>
      </w:r>
    </w:p>
    <w:tbl>
      <w:tblPr>
        <w:tblStyle w:val="8"/>
        <w:tblpPr w:leftFromText="180" w:rightFromText="180" w:vertAnchor="text" w:horzAnchor="page" w:tblpX="611" w:tblpY="683"/>
        <w:tblOverlap w:val="never"/>
        <w:tblW w:w="507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8"/>
        <w:gridCol w:w="5091"/>
      </w:tblGrid>
      <w:tr w14:paraId="353A3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600" w:type="pct"/>
          </w:tcPr>
          <w:p w14:paraId="662B3C86">
            <w:pPr>
              <w:keepNext w:val="0"/>
              <w:keepLines w:val="0"/>
              <w:suppressLineNumbers w:val="0"/>
              <w:spacing w:before="0" w:beforeAutospacing="0" w:after="0" w:afterAutospacing="0" w:line="360" w:lineRule="auto"/>
              <w:ind w:left="0" w:right="0"/>
              <w:jc w:val="center"/>
              <w:rPr>
                <w:rFonts w:hint="default"/>
                <w:b/>
                <w:bCs/>
                <w:sz w:val="18"/>
                <w:szCs w:val="20"/>
              </w:rPr>
            </w:pPr>
            <w:r>
              <w:rPr>
                <w:rFonts w:hint="eastAsia"/>
                <w:b/>
                <w:bCs/>
                <w:sz w:val="18"/>
                <w:szCs w:val="20"/>
              </w:rPr>
              <w:t>甲方（需方）</w:t>
            </w:r>
          </w:p>
          <w:p w14:paraId="06657FB0">
            <w:pPr>
              <w:keepNext w:val="0"/>
              <w:keepLines w:val="0"/>
              <w:suppressLineNumbers w:val="0"/>
              <w:spacing w:before="0" w:beforeAutospacing="0" w:after="0" w:afterAutospacing="0" w:line="360" w:lineRule="auto"/>
              <w:ind w:left="0" w:right="0"/>
              <w:rPr>
                <w:rFonts w:hint="default"/>
                <w:sz w:val="18"/>
                <w:szCs w:val="20"/>
              </w:rPr>
            </w:pPr>
            <w:r>
              <w:rPr>
                <w:rFonts w:hint="eastAsia"/>
                <w:sz w:val="18"/>
                <w:szCs w:val="20"/>
              </w:rPr>
              <w:t>单位名称（盖章）：上海捷淞国际物流有限公司</w:t>
            </w:r>
          </w:p>
          <w:p w14:paraId="7DEAC6F4">
            <w:pPr>
              <w:keepNext w:val="0"/>
              <w:keepLines w:val="0"/>
              <w:suppressLineNumbers w:val="0"/>
              <w:spacing w:before="0" w:beforeAutospacing="0" w:after="0" w:afterAutospacing="0" w:line="360" w:lineRule="auto"/>
              <w:ind w:left="0" w:right="0"/>
              <w:rPr>
                <w:rFonts w:hint="default"/>
                <w:sz w:val="18"/>
                <w:szCs w:val="20"/>
              </w:rPr>
            </w:pPr>
            <w:r>
              <w:rPr>
                <w:rFonts w:hint="eastAsia"/>
                <w:sz w:val="18"/>
                <w:szCs w:val="20"/>
              </w:rPr>
              <w:t>委托代理人（签字）：</w:t>
            </w:r>
          </w:p>
          <w:p w14:paraId="18AA0C1C">
            <w:pPr>
              <w:keepNext w:val="0"/>
              <w:keepLines w:val="0"/>
              <w:suppressLineNumbers w:val="0"/>
              <w:spacing w:before="0" w:beforeAutospacing="0" w:after="0" w:afterAutospacing="0" w:line="360" w:lineRule="auto"/>
              <w:ind w:left="0" w:right="0"/>
              <w:rPr>
                <w:rFonts w:hint="default"/>
                <w:sz w:val="18"/>
                <w:szCs w:val="20"/>
              </w:rPr>
            </w:pPr>
            <w:r>
              <w:rPr>
                <w:rFonts w:hint="eastAsia"/>
                <w:sz w:val="18"/>
                <w:szCs w:val="20"/>
              </w:rPr>
              <w:t xml:space="preserve">开票税号： </w:t>
            </w:r>
            <w:r>
              <w:rPr>
                <w:rFonts w:hint="default"/>
                <w:szCs w:val="20"/>
              </w:rPr>
              <w:t xml:space="preserve"> </w:t>
            </w:r>
            <w:r>
              <w:rPr>
                <w:rFonts w:hint="default"/>
                <w:sz w:val="18"/>
                <w:szCs w:val="20"/>
              </w:rPr>
              <w:t>91310000MAD74FYH58</w:t>
            </w:r>
          </w:p>
          <w:p w14:paraId="6F0E8C64">
            <w:pPr>
              <w:keepNext w:val="0"/>
              <w:keepLines w:val="0"/>
              <w:suppressLineNumbers w:val="0"/>
              <w:spacing w:before="0" w:beforeAutospacing="0" w:after="0" w:afterAutospacing="0" w:line="360" w:lineRule="auto"/>
              <w:ind w:left="0" w:right="0"/>
              <w:rPr>
                <w:rFonts w:hint="default"/>
                <w:sz w:val="18"/>
                <w:szCs w:val="20"/>
              </w:rPr>
            </w:pPr>
            <w:r>
              <w:rPr>
                <w:rFonts w:hint="eastAsia"/>
                <w:sz w:val="18"/>
                <w:szCs w:val="20"/>
              </w:rPr>
              <w:t>单位地址及电话： 中国（上海）自由贸易试验区临港新片区环湖西二路888号C楼</w:t>
            </w:r>
          </w:p>
          <w:p w14:paraId="7F7DB112">
            <w:pPr>
              <w:keepNext w:val="0"/>
              <w:keepLines w:val="0"/>
              <w:suppressLineNumbers w:val="0"/>
              <w:spacing w:before="0" w:beforeAutospacing="0" w:after="0" w:afterAutospacing="0" w:line="360" w:lineRule="auto"/>
              <w:ind w:left="0" w:right="0"/>
              <w:rPr>
                <w:rFonts w:hint="default"/>
                <w:sz w:val="18"/>
                <w:szCs w:val="20"/>
              </w:rPr>
            </w:pPr>
            <w:r>
              <w:rPr>
                <w:rFonts w:hint="eastAsia"/>
                <w:sz w:val="18"/>
                <w:szCs w:val="20"/>
              </w:rPr>
              <w:t>开户银行：</w:t>
            </w:r>
            <w:r>
              <w:rPr>
                <w:rFonts w:hint="default"/>
                <w:szCs w:val="20"/>
              </w:rPr>
              <w:t xml:space="preserve"> </w:t>
            </w:r>
            <w:r>
              <w:rPr>
                <w:rFonts w:hint="eastAsia"/>
                <w:sz w:val="18"/>
                <w:szCs w:val="20"/>
              </w:rPr>
              <w:t>招商银行上海浦江镇支行</w:t>
            </w:r>
          </w:p>
          <w:p w14:paraId="7221CFD8">
            <w:pPr>
              <w:keepNext w:val="0"/>
              <w:keepLines w:val="0"/>
              <w:suppressLineNumbers w:val="0"/>
              <w:spacing w:before="0" w:beforeAutospacing="0" w:after="0" w:afterAutospacing="0" w:line="360" w:lineRule="auto"/>
              <w:ind w:left="0" w:right="0"/>
              <w:rPr>
                <w:rFonts w:hint="default"/>
                <w:sz w:val="18"/>
                <w:szCs w:val="20"/>
              </w:rPr>
            </w:pPr>
            <w:r>
              <w:rPr>
                <w:rFonts w:hint="eastAsia"/>
                <w:sz w:val="18"/>
                <w:szCs w:val="20"/>
              </w:rPr>
              <w:t>银行帐号：</w:t>
            </w:r>
            <w:r>
              <w:rPr>
                <w:rFonts w:hint="default"/>
                <w:szCs w:val="20"/>
              </w:rPr>
              <w:t xml:space="preserve"> </w:t>
            </w:r>
            <w:r>
              <w:rPr>
                <w:rFonts w:hint="default"/>
                <w:sz w:val="18"/>
                <w:szCs w:val="20"/>
              </w:rPr>
              <w:t>121952808010001</w:t>
            </w:r>
          </w:p>
          <w:p w14:paraId="34A7A27F">
            <w:pPr>
              <w:keepNext w:val="0"/>
              <w:keepLines w:val="0"/>
              <w:suppressLineNumbers w:val="0"/>
              <w:spacing w:before="0" w:beforeAutospacing="0" w:after="0" w:afterAutospacing="0" w:line="360" w:lineRule="auto"/>
              <w:ind w:left="0" w:right="0"/>
              <w:rPr>
                <w:rFonts w:hint="default"/>
                <w:sz w:val="18"/>
                <w:szCs w:val="20"/>
              </w:rPr>
            </w:pPr>
            <w:r>
              <w:rPr>
                <w:rFonts w:hint="eastAsia"/>
                <w:sz w:val="18"/>
                <w:szCs w:val="20"/>
              </w:rPr>
              <w:t>邮箱：</w:t>
            </w:r>
          </w:p>
        </w:tc>
        <w:tc>
          <w:tcPr>
            <w:tcW w:w="2399" w:type="pct"/>
          </w:tcPr>
          <w:p w14:paraId="0EE7B915">
            <w:pPr>
              <w:keepNext w:val="0"/>
              <w:keepLines w:val="0"/>
              <w:suppressLineNumbers w:val="0"/>
              <w:spacing w:before="0" w:beforeAutospacing="0" w:after="0" w:afterAutospacing="0" w:line="360" w:lineRule="auto"/>
              <w:ind w:left="0" w:right="0"/>
              <w:jc w:val="center"/>
              <w:rPr>
                <w:rFonts w:hint="default" w:ascii="宋体" w:hAnsi="宋体" w:eastAsia="宋体" w:cs="宋体"/>
                <w:kern w:val="0"/>
                <w:sz w:val="18"/>
                <w:szCs w:val="18"/>
                <w:lang w:val="en-US" w:eastAsia="zh-CN" w:bidi="ar"/>
              </w:rPr>
            </w:pPr>
            <w:r>
              <w:rPr>
                <w:rFonts w:hint="eastAsia"/>
                <w:b/>
                <w:bCs/>
                <w:sz w:val="18"/>
                <w:szCs w:val="20"/>
              </w:rPr>
              <w:t>乙方（供方）</w:t>
            </w:r>
          </w:p>
          <w:p w14:paraId="3E04C571">
            <w:pPr>
              <w:keepNext w:val="0"/>
              <w:keepLines w:val="0"/>
              <w:suppressLineNumbers w:val="0"/>
              <w:spacing w:before="0" w:beforeAutospacing="0" w:after="0" w:afterAutospacing="0"/>
              <w:ind w:left="0" w:right="0"/>
              <w:rPr>
                <w:rFonts w:hint="eastAsia" w:asciiTheme="minorEastAsia" w:hAnsiTheme="minorEastAsia" w:eastAsiaTheme="minorEastAsia" w:cstheme="minorEastAsia"/>
                <w:sz w:val="18"/>
                <w:szCs w:val="18"/>
              </w:rPr>
            </w:pPr>
            <w:r>
              <w:rPr>
                <w:rFonts w:hint="default" w:ascii="宋体" w:hAnsi="宋体" w:eastAsia="宋体" w:cs="宋体"/>
                <w:kern w:val="10"/>
                <w:sz w:val="18"/>
                <w:szCs w:val="18"/>
                <w:lang w:val="en-US" w:eastAsia="zh-CN" w:bidi="ar"/>
              </w:rPr>
              <w:t>单位名称（盖章）：</w:t>
            </w:r>
            <w:r>
              <w:rPr>
                <w:rFonts w:hint="eastAsia" w:asciiTheme="minorEastAsia" w:hAnsiTheme="minorEastAsia" w:eastAsiaTheme="minorEastAsia" w:cstheme="minorEastAsia"/>
                <w:sz w:val="18"/>
                <w:szCs w:val="18"/>
              </w:rPr>
              <w:t>{{supplierName}}</w:t>
            </w:r>
          </w:p>
          <w:p w14:paraId="1909A593">
            <w:pPr>
              <w:keepNext w:val="0"/>
              <w:keepLines w:val="0"/>
              <w:widowControl/>
              <w:suppressLineNumbers w:val="0"/>
              <w:spacing w:before="0" w:beforeAutospacing="0" w:after="0" w:afterAutospacing="0" w:line="360" w:lineRule="auto"/>
              <w:ind w:left="0" w:right="0"/>
              <w:jc w:val="left"/>
              <w:rPr>
                <w:rFonts w:hint="default" w:ascii="宋体" w:hAnsi="宋体" w:eastAsia="宋体" w:cs="宋体"/>
                <w:kern w:val="10"/>
                <w:sz w:val="18"/>
                <w:szCs w:val="18"/>
                <w:lang w:val="en-US" w:eastAsia="zh-CN" w:bidi="ar"/>
              </w:rPr>
            </w:pPr>
            <w:r>
              <w:rPr>
                <w:rFonts w:hint="default" w:ascii="宋体" w:hAnsi="宋体" w:eastAsia="宋体" w:cs="宋体"/>
                <w:kern w:val="10"/>
                <w:sz w:val="18"/>
                <w:szCs w:val="18"/>
                <w:lang w:val="en-US" w:eastAsia="zh-CN" w:bidi="ar"/>
              </w:rPr>
              <w:t xml:space="preserve">委托代理人（签字）： </w:t>
            </w:r>
          </w:p>
          <w:p w14:paraId="26E05A44">
            <w:pPr>
              <w:keepNext w:val="0"/>
              <w:keepLines w:val="0"/>
              <w:suppressLineNumbers w:val="0"/>
              <w:spacing w:before="0" w:beforeAutospacing="0" w:after="0" w:afterAutospacing="0"/>
              <w:ind w:left="0" w:right="0"/>
              <w:rPr>
                <w:rFonts w:hint="eastAsia" w:asciiTheme="minorEastAsia" w:hAnsiTheme="minorEastAsia" w:eastAsiaTheme="minorEastAsia" w:cstheme="minorEastAsia"/>
                <w:b/>
                <w:sz w:val="18"/>
                <w:szCs w:val="18"/>
              </w:rPr>
            </w:pPr>
            <w:r>
              <w:rPr>
                <w:rFonts w:hint="default" w:ascii="宋体" w:hAnsi="宋体" w:eastAsia="宋体" w:cs="宋体"/>
                <w:kern w:val="10"/>
                <w:sz w:val="18"/>
                <w:szCs w:val="18"/>
                <w:lang w:val="en-US" w:eastAsia="zh-CN" w:bidi="ar"/>
              </w:rPr>
              <w:t>纳税人识别号：</w:t>
            </w:r>
            <w:r>
              <w:rPr>
                <w:rFonts w:hint="eastAsia" w:asciiTheme="minorEastAsia" w:hAnsiTheme="minorEastAsia" w:eastAsiaTheme="minorEastAsia" w:cstheme="minorEastAsia"/>
                <w:sz w:val="18"/>
                <w:szCs w:val="18"/>
              </w:rPr>
              <w:t>{{supplierTaxId}}</w:t>
            </w:r>
          </w:p>
          <w:p w14:paraId="1A52B7ED">
            <w:pPr>
              <w:keepNext w:val="0"/>
              <w:keepLines w:val="0"/>
              <w:widowControl/>
              <w:suppressLineNumbers w:val="0"/>
              <w:spacing w:before="0" w:beforeAutospacing="0" w:after="0" w:afterAutospacing="0" w:line="360" w:lineRule="auto"/>
              <w:ind w:left="0" w:right="0"/>
              <w:jc w:val="left"/>
              <w:rPr>
                <w:rFonts w:hint="eastAsia" w:asciiTheme="minorEastAsia" w:hAnsiTheme="minorEastAsia" w:eastAsiaTheme="minorEastAsia" w:cstheme="minorEastAsia"/>
                <w:sz w:val="18"/>
                <w:szCs w:val="18"/>
              </w:rPr>
            </w:pPr>
            <w:r>
              <w:rPr>
                <w:rFonts w:hint="default" w:ascii="宋体" w:hAnsi="宋体" w:eastAsia="宋体" w:cs="宋体"/>
                <w:kern w:val="10"/>
                <w:sz w:val="18"/>
                <w:szCs w:val="18"/>
                <w:lang w:val="en-US" w:eastAsia="zh-CN" w:bidi="ar"/>
              </w:rPr>
              <w:t>单位地址：</w:t>
            </w:r>
            <w:r>
              <w:rPr>
                <w:rFonts w:hint="eastAsia" w:asciiTheme="minorEastAsia" w:hAnsiTheme="minorEastAsia" w:eastAsiaTheme="minorEastAsia" w:cstheme="minorEastAsia"/>
                <w:sz w:val="18"/>
                <w:szCs w:val="18"/>
              </w:rPr>
              <w:t>{{supplierAddress}}</w:t>
            </w:r>
          </w:p>
          <w:p w14:paraId="11FF0981">
            <w:pPr>
              <w:keepNext w:val="0"/>
              <w:keepLines w:val="0"/>
              <w:widowControl/>
              <w:suppressLineNumbers w:val="0"/>
              <w:spacing w:before="0" w:beforeAutospacing="0" w:after="0" w:afterAutospacing="0" w:line="360" w:lineRule="auto"/>
              <w:ind w:left="0" w:right="0"/>
              <w:jc w:val="left"/>
              <w:rPr>
                <w:rFonts w:hint="default" w:ascii="宋体" w:hAnsi="宋体" w:eastAsia="宋体" w:cs="宋体"/>
                <w:kern w:val="10"/>
                <w:sz w:val="18"/>
                <w:szCs w:val="18"/>
                <w:lang w:val="en-US" w:eastAsia="zh-CN" w:bidi="ar"/>
              </w:rPr>
            </w:pPr>
            <w:r>
              <w:rPr>
                <w:rFonts w:hint="eastAsia" w:asciiTheme="minorEastAsia" w:hAnsiTheme="minorEastAsia" w:eastAsiaTheme="minorEastAsia" w:cstheme="minorEastAsia"/>
                <w:sz w:val="18"/>
                <w:szCs w:val="18"/>
              </w:rPr>
              <w:t>号1栋(住所申报)</w:t>
            </w:r>
          </w:p>
          <w:p w14:paraId="65425D30">
            <w:pPr>
              <w:keepNext w:val="0"/>
              <w:keepLines w:val="0"/>
              <w:widowControl/>
              <w:suppressLineNumbers w:val="0"/>
              <w:spacing w:before="0" w:beforeAutospacing="0" w:after="0" w:afterAutospacing="0" w:line="360" w:lineRule="auto"/>
              <w:ind w:left="0" w:right="0"/>
              <w:jc w:val="left"/>
              <w:rPr>
                <w:rFonts w:hint="default" w:ascii="宋体" w:hAnsi="宋体" w:eastAsia="宋体" w:cs="宋体"/>
                <w:kern w:val="10"/>
                <w:sz w:val="18"/>
                <w:szCs w:val="18"/>
                <w:lang w:val="en-US" w:eastAsia="zh-CN" w:bidi="ar"/>
              </w:rPr>
            </w:pPr>
            <w:r>
              <w:rPr>
                <w:rFonts w:hint="default" w:ascii="宋体" w:hAnsi="宋体" w:eastAsia="宋体" w:cs="宋体"/>
                <w:kern w:val="10"/>
                <w:sz w:val="18"/>
                <w:szCs w:val="18"/>
                <w:lang w:val="en-US" w:eastAsia="zh-CN" w:bidi="ar"/>
              </w:rPr>
              <w:t>收款银行：</w:t>
            </w:r>
            <w:r>
              <w:rPr>
                <w:rFonts w:hint="eastAsia" w:asciiTheme="minorEastAsia" w:hAnsiTheme="minorEastAsia" w:eastAsiaTheme="minorEastAsia" w:cstheme="minorEastAsia"/>
                <w:sz w:val="18"/>
                <w:szCs w:val="18"/>
              </w:rPr>
              <w:t>{{supplierBankName}}</w:t>
            </w:r>
          </w:p>
          <w:p w14:paraId="738DCB7B">
            <w:pPr>
              <w:keepNext w:val="0"/>
              <w:keepLines w:val="0"/>
              <w:widowControl/>
              <w:suppressLineNumbers w:val="0"/>
              <w:spacing w:before="0" w:beforeAutospacing="0" w:after="0" w:afterAutospacing="0" w:line="360" w:lineRule="auto"/>
              <w:ind w:left="0" w:right="0"/>
              <w:jc w:val="left"/>
              <w:rPr>
                <w:rFonts w:hint="eastAsia" w:asciiTheme="minorEastAsia" w:hAnsiTheme="minorEastAsia" w:eastAsiaTheme="minorEastAsia" w:cstheme="minorEastAsia"/>
                <w:sz w:val="18"/>
                <w:szCs w:val="18"/>
              </w:rPr>
            </w:pPr>
            <w:r>
              <w:rPr>
                <w:rFonts w:hint="default" w:ascii="宋体" w:hAnsi="宋体" w:eastAsia="宋体" w:cs="宋体"/>
                <w:kern w:val="10"/>
                <w:sz w:val="18"/>
                <w:szCs w:val="18"/>
                <w:lang w:val="en-US" w:eastAsia="zh-CN" w:bidi="ar"/>
              </w:rPr>
              <w:t>收款帐号：</w:t>
            </w:r>
            <w:r>
              <w:rPr>
                <w:rFonts w:hint="eastAsia" w:asciiTheme="minorEastAsia" w:hAnsiTheme="minorEastAsia" w:eastAsiaTheme="minorEastAsia" w:cstheme="minorEastAsia"/>
                <w:sz w:val="18"/>
                <w:szCs w:val="18"/>
              </w:rPr>
              <w:t>{{supplierBankAccount}}</w:t>
            </w:r>
          </w:p>
          <w:p w14:paraId="04D8CA80">
            <w:pPr>
              <w:keepNext w:val="0"/>
              <w:keepLines w:val="0"/>
              <w:widowControl/>
              <w:suppressLineNumbers w:val="0"/>
              <w:spacing w:before="0" w:beforeAutospacing="0" w:after="0" w:afterAutospacing="0" w:line="360" w:lineRule="auto"/>
              <w:ind w:left="0" w:right="0"/>
              <w:jc w:val="left"/>
              <w:rPr>
                <w:rFonts w:hint="eastAsia" w:asciiTheme="minorEastAsia" w:hAnsiTheme="minorEastAsia" w:eastAsiaTheme="minorEastAsia" w:cstheme="minorEastAsia"/>
                <w:sz w:val="18"/>
                <w:szCs w:val="18"/>
              </w:rPr>
            </w:pPr>
            <w:r>
              <w:rPr>
                <w:rFonts w:hint="default" w:ascii="宋体" w:hAnsi="宋体" w:eastAsia="宋体" w:cs="宋体"/>
                <w:kern w:val="10"/>
                <w:sz w:val="18"/>
                <w:szCs w:val="18"/>
                <w:lang w:val="en-US" w:eastAsia="zh-CN" w:bidi="ar"/>
              </w:rPr>
              <w:t>电话：</w:t>
            </w:r>
            <w:r>
              <w:rPr>
                <w:rFonts w:hint="eastAsia" w:asciiTheme="minorEastAsia" w:hAnsiTheme="minorEastAsia" w:eastAsiaTheme="minorEastAsia" w:cstheme="minorEastAsia"/>
                <w:sz w:val="18"/>
                <w:szCs w:val="18"/>
              </w:rPr>
              <w:t>{{supplierPhone}}</w:t>
            </w:r>
          </w:p>
          <w:p w14:paraId="52E31486">
            <w:pPr>
              <w:keepNext w:val="0"/>
              <w:keepLines w:val="0"/>
              <w:widowControl/>
              <w:suppressLineNumbers w:val="0"/>
              <w:spacing w:before="0" w:beforeAutospacing="0" w:after="0" w:afterAutospacing="0" w:line="360" w:lineRule="auto"/>
              <w:ind w:left="0" w:right="0"/>
              <w:jc w:val="left"/>
              <w:rPr>
                <w:rFonts w:hint="default"/>
                <w:kern w:val="10"/>
                <w:sz w:val="18"/>
                <w:szCs w:val="18"/>
              </w:rPr>
            </w:pPr>
            <w:r>
              <w:rPr>
                <w:rFonts w:hint="default" w:ascii="宋体" w:hAnsi="宋体" w:eastAsia="宋体" w:cs="宋体"/>
                <w:kern w:val="10"/>
                <w:sz w:val="18"/>
                <w:szCs w:val="18"/>
                <w:lang w:val="en-US" w:eastAsia="zh-CN" w:bidi="ar"/>
              </w:rPr>
              <w:t>邮箱：</w:t>
            </w:r>
          </w:p>
          <w:p w14:paraId="15905134">
            <w:pPr>
              <w:keepNext w:val="0"/>
              <w:keepLines w:val="0"/>
              <w:suppressLineNumbers w:val="0"/>
              <w:spacing w:before="0" w:beforeAutospacing="0" w:after="0" w:afterAutospacing="0" w:line="360" w:lineRule="auto"/>
              <w:ind w:left="0" w:right="0"/>
              <w:rPr>
                <w:rFonts w:hint="default"/>
                <w:szCs w:val="20"/>
              </w:rPr>
            </w:pPr>
          </w:p>
        </w:tc>
      </w:tr>
    </w:tbl>
    <w:p w14:paraId="6E65A8C1">
      <w:pPr>
        <w:keepNext w:val="0"/>
        <w:keepLines w:val="0"/>
        <w:pageBreakBefore w:val="0"/>
        <w:widowControl w:val="0"/>
        <w:kinsoku/>
        <w:wordWrap/>
        <w:overflowPunct/>
        <w:topLinePunct w:val="0"/>
        <w:autoSpaceDE/>
        <w:autoSpaceDN/>
        <w:bidi w:val="0"/>
        <w:adjustRightInd/>
        <w:snapToGrid/>
        <w:ind w:left="480" w:hanging="480" w:hangingChars="200"/>
        <w:textAlignment w:val="auto"/>
        <w:rPr>
          <w:sz w:val="24"/>
          <w:szCs w:val="24"/>
        </w:rPr>
      </w:pPr>
      <w:r>
        <w:rPr>
          <w:rFonts w:hint="eastAsia"/>
          <w:sz w:val="24"/>
          <w:szCs w:val="24"/>
        </w:rPr>
        <w:t>7.5、对本合同的任何变更、补充须经双方书面盖章方可。双方联系人负责协调本合同的履行事宜。</w:t>
      </w:r>
    </w:p>
    <w:p w14:paraId="4D07E721">
      <w:pPr>
        <w:keepNext w:val="0"/>
        <w:keepLines w:val="0"/>
        <w:pageBreakBefore w:val="0"/>
        <w:widowControl w:val="0"/>
        <w:kinsoku/>
        <w:wordWrap/>
        <w:overflowPunct/>
        <w:topLinePunct w:val="0"/>
        <w:autoSpaceDE/>
        <w:autoSpaceDN/>
        <w:bidi w:val="0"/>
        <w:adjustRightInd/>
        <w:snapToGrid/>
        <w:ind w:left="480" w:hanging="480" w:hangingChars="200"/>
        <w:textAlignment w:val="auto"/>
        <w:rPr>
          <w:sz w:val="24"/>
          <w:szCs w:val="24"/>
        </w:rPr>
      </w:pPr>
      <w:r>
        <w:rPr>
          <w:rFonts w:hint="eastAsia"/>
          <w:sz w:val="24"/>
          <w:szCs w:val="24"/>
        </w:rPr>
        <w:t>7.6、本合同壹式</w:t>
      </w:r>
      <w:r>
        <w:rPr>
          <w:rFonts w:hint="eastAsia"/>
          <w:sz w:val="24"/>
          <w:szCs w:val="24"/>
          <w:u w:val="single"/>
        </w:rPr>
        <w:t xml:space="preserve"> 贰 </w:t>
      </w:r>
      <w:r>
        <w:rPr>
          <w:rFonts w:hint="eastAsia"/>
          <w:sz w:val="24"/>
          <w:szCs w:val="24"/>
        </w:rPr>
        <w:t>份，甲乙双方各执</w:t>
      </w:r>
      <w:r>
        <w:rPr>
          <w:rFonts w:hint="eastAsia"/>
          <w:sz w:val="24"/>
          <w:szCs w:val="24"/>
          <w:u w:val="single"/>
        </w:rPr>
        <w:t xml:space="preserve"> 壹 </w:t>
      </w:r>
      <w:r>
        <w:rPr>
          <w:rFonts w:hint="eastAsia"/>
          <w:sz w:val="24"/>
          <w:szCs w:val="24"/>
        </w:rPr>
        <w:t>份，本合同可以扫描件方式签订，具有同等法律效力。</w:t>
      </w:r>
    </w:p>
    <w:p w14:paraId="1D3BB4A1">
      <w:pPr>
        <w:spacing w:line="360" w:lineRule="auto"/>
        <w:ind w:firstLine="480" w:firstLineChars="200"/>
      </w:pPr>
    </w:p>
    <w:p w14:paraId="2B9A94A7">
      <w:pPr>
        <w:spacing w:line="360" w:lineRule="auto"/>
        <w:ind w:firstLine="480" w:firstLineChars="200"/>
      </w:pPr>
    </w:p>
    <w:p w14:paraId="18E83EF9">
      <w:pPr>
        <w:keepNext w:val="0"/>
        <w:keepLines w:val="0"/>
        <w:widowControl w:val="0"/>
        <w:suppressLineNumbers w:val="0"/>
        <w:spacing w:before="0" w:beforeAutospacing="1" w:after="0" w:afterAutospacing="0"/>
        <w:ind w:left="0" w:right="0"/>
        <w:jc w:val="center"/>
        <w:rPr>
          <w:rFonts w:hint="eastAsia" w:ascii="宋体" w:hAnsi="Times New Roman" w:eastAsia="宋体" w:cs="Times New Roman"/>
          <w:kern w:val="2"/>
          <w:sz w:val="28"/>
          <w:szCs w:val="28"/>
        </w:rPr>
      </w:pPr>
      <w:r>
        <w:rPr>
          <w:rFonts w:hint="eastAsia" w:ascii="宋体" w:hAnsi="宋体" w:eastAsia="宋体" w:cs="宋体"/>
          <w:kern w:val="2"/>
          <w:sz w:val="28"/>
          <w:szCs w:val="28"/>
          <w:lang w:val="en-US" w:eastAsia="zh-CN" w:bidi="ar"/>
        </w:rPr>
        <w:drawing>
          <wp:inline distT="0" distB="0" distL="114300" distR="114300">
            <wp:extent cx="6641465" cy="4739640"/>
            <wp:effectExtent l="0" t="0" r="6985" b="3810"/>
            <wp:docPr id="2" name="图片 2" descr="c5dfd4e8d35cda47658b3debb579f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5dfd4e8d35cda47658b3debb579fbd1"/>
                    <pic:cNvPicPr>
                      <a:picLocks noChangeAspect="1"/>
                    </pic:cNvPicPr>
                  </pic:nvPicPr>
                  <pic:blipFill>
                    <a:blip r:embed="rId6"/>
                    <a:stretch>
                      <a:fillRect/>
                    </a:stretch>
                  </pic:blipFill>
                  <pic:spPr>
                    <a:xfrm>
                      <a:off x="0" y="0"/>
                      <a:ext cx="6641465" cy="4739640"/>
                    </a:xfrm>
                    <a:prstGeom prst="rect">
                      <a:avLst/>
                    </a:prstGeom>
                  </pic:spPr>
                </pic:pic>
              </a:graphicData>
            </a:graphic>
          </wp:inline>
        </w:drawing>
      </w:r>
      <w:r>
        <w:rPr>
          <w:rFonts w:hint="eastAsia" w:ascii="宋体" w:hAnsi="宋体" w:eastAsia="宋体" w:cs="宋体"/>
          <w:kern w:val="2"/>
          <w:sz w:val="28"/>
          <w:szCs w:val="28"/>
          <w:lang w:val="en-US" w:eastAsia="zh-CN" w:bidi="ar"/>
        </w:rPr>
        <w:t>——————————以下无正文——————————</w:t>
      </w:r>
    </w:p>
    <w:p w14:paraId="55C9FE3F">
      <w:pPr>
        <w:keepNext w:val="0"/>
        <w:keepLines w:val="0"/>
        <w:widowControl w:val="0"/>
        <w:suppressLineNumbers w:val="0"/>
        <w:spacing w:before="0" w:beforeAutospacing="1" w:after="0" w:afterAutospacing="0"/>
        <w:ind w:left="0" w:right="0"/>
        <w:jc w:val="center"/>
        <w:rPr>
          <w:rFonts w:hint="eastAsia" w:hAnsi="宋体" w:eastAsia="宋体" w:cs="宋体"/>
          <w:sz w:val="24"/>
          <w:szCs w:val="24"/>
          <w:lang w:eastAsia="zh-CN" w:bidi="ar"/>
        </w:rPr>
      </w:pPr>
    </w:p>
    <w:sectPr>
      <w:headerReference r:id="rId3" w:type="default"/>
      <w:footerReference r:id="rId4" w:type="default"/>
      <w:pgSz w:w="11906" w:h="16838"/>
      <w:pgMar w:top="720" w:right="720" w:bottom="720" w:left="720" w:header="0"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BankGothic Md BT">
    <w:altName w:val="微软雅黑"/>
    <w:panose1 w:val="00000000000000000000"/>
    <w:charset w:val="00"/>
    <w:family w:val="swiss"/>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BernhardFashion BT">
    <w:altName w:val="Segoe Print"/>
    <w:panose1 w:val="00000000000000000000"/>
    <w:charset w:val="00"/>
    <w:family w:val="decorative"/>
    <w:pitch w:val="default"/>
    <w:sig w:usb0="00000000" w:usb1="00000000" w:usb2="00000000" w:usb3="00000000" w:csb0="0000001B"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7F9DF">
    <w:pPr>
      <w:pStyle w:val="4"/>
      <w:rPr>
        <w:rFonts w:hint="eastAsia"/>
      </w:rPr>
    </w:pPr>
    <w:r>
      <mc:AlternateContent>
        <mc:Choice Requires="wps">
          <w:drawing>
            <wp:anchor distT="0" distB="0" distL="0" distR="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文本框 1"/>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49C48137">
                          <w:pPr>
                            <w:pStyle w:val="4"/>
                            <w:rPr>
                              <w:rFonts w:hint="eastAsia"/>
                            </w:rPr>
                          </w:pPr>
                          <w:r>
                            <w:fldChar w:fldCharType="begin"/>
                          </w:r>
                          <w:r>
                            <w:instrText xml:space="preserve"> PAGE  \* MERGEFORMAT </w:instrText>
                          </w:r>
                          <w:r>
                            <w:fldChar w:fldCharType="separate"/>
                          </w:r>
                          <w:r>
                            <w:t>1</w:t>
                          </w:r>
                          <w:r>
                            <w:fldChar w:fldCharType="end"/>
                          </w:r>
                        </w:p>
                      </w:txbxContent>
                    </wps:txbx>
                    <wps:bodyPr vert="horz" wrap="none" lIns="0" tIns="0" rIns="0" bIns="0" anchor="t">
                      <a:spAutoFit/>
                    </wps:bodyPr>
                  </wps:wsp>
                </a:graphicData>
              </a:graphic>
            </wp:anchor>
          </w:drawing>
        </mc:Choice>
        <mc:Fallback>
          <w:pict>
            <v:rect id="文本框 1" o:spid="_x0000_s1026" o:spt="1"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dblS0AAAAAUBAAAPAAAAAAAAAAEAIAAAACIAAABkcnMvZG93bnJldi54&#10;bWxQSwECFAAUAAAACACHTuJAAlies8kBAACSAwAADgAAAAAAAAABACAAAAAfAQAAZHJzL2Uyb0Rv&#10;Yy54bWxQSwUGAAAAAAYABgBZAQAAWgUAAAAA&#10;">
              <v:fill on="f" focussize="0,0"/>
              <v:stroke on="f"/>
              <v:imagedata o:title=""/>
              <o:lock v:ext="edit" aspectratio="f"/>
              <v:textbox inset="0mm,0mm,0mm,0mm" style="mso-fit-shape-to-text:t;">
                <w:txbxContent>
                  <w:p w14:paraId="49C48137">
                    <w:pPr>
                      <w:pStyle w:val="4"/>
                      <w:rPr>
                        <w:rFonts w:hint="eastAsia"/>
                      </w:rPr>
                    </w:pPr>
                    <w:r>
                      <w:fldChar w:fldCharType="begin"/>
                    </w:r>
                    <w:r>
                      <w:instrText xml:space="preserve"> PAGE  \* MERGEFORMAT </w:instrText>
                    </w:r>
                    <w:r>
                      <w:fldChar w:fldCharType="separate"/>
                    </w:r>
                    <w:r>
                      <w:t>1</w:t>
                    </w:r>
                    <w:r>
                      <w:fldChar w:fldCharType="end"/>
                    </w:r>
                  </w:p>
                </w:txbxContent>
              </v:textbox>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1BC1A4">
    <w:pPr>
      <w:pStyle w:val="5"/>
      <w:pBdr>
        <w:bottom w:val="none" w:color="auto" w:sz="0" w:space="1"/>
      </w:pBdr>
      <w:rPr>
        <w:rFonts w:hint="eastAsia"/>
      </w:rPr>
    </w:pPr>
  </w:p>
  <w:p w14:paraId="4AE08E8A">
    <w:pPr>
      <w:pStyle w:val="5"/>
      <w:pBdr>
        <w:bottom w:val="none" w:color="auto" w:sz="0" w:space="1"/>
      </w:pBdr>
      <w:rPr>
        <w:rFonts w:hint="eastAsia"/>
      </w:rPr>
    </w:pPr>
    <w:r>
      <w:rPr>
        <w:rFonts w:hint="eastAsia"/>
      </w:rPr>
      <w:t>上海捷淞国际物流有限公司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AEA044"/>
    <w:multiLevelType w:val="singleLevel"/>
    <w:tmpl w:val="7FAEA044"/>
    <w:lvl w:ilvl="0" w:tentative="0">
      <w:start w:val="2"/>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RANDALL">
    <w15:presenceInfo w15:providerId="None" w15:userId="GRANDA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M4ZTA1ZWU0YzdlOTJmZDdhNzE1MjRiNGI0OTk2ZTMifQ=="/>
  </w:docVars>
  <w:rsids>
    <w:rsidRoot w:val="00000000"/>
    <w:rsid w:val="04103672"/>
    <w:rsid w:val="0B6F001B"/>
    <w:rsid w:val="10A50CDB"/>
    <w:rsid w:val="1296148B"/>
    <w:rsid w:val="149C3935"/>
    <w:rsid w:val="193C7590"/>
    <w:rsid w:val="1AFA79D1"/>
    <w:rsid w:val="2031215C"/>
    <w:rsid w:val="267926C5"/>
    <w:rsid w:val="26A64FD8"/>
    <w:rsid w:val="2BD420F8"/>
    <w:rsid w:val="308B29B1"/>
    <w:rsid w:val="35EF02ED"/>
    <w:rsid w:val="362E38F2"/>
    <w:rsid w:val="3717439A"/>
    <w:rsid w:val="3A3B7894"/>
    <w:rsid w:val="3B98085E"/>
    <w:rsid w:val="3D4E5DA2"/>
    <w:rsid w:val="3FDB2E1F"/>
    <w:rsid w:val="42945F22"/>
    <w:rsid w:val="44E12B11"/>
    <w:rsid w:val="4C7328D0"/>
    <w:rsid w:val="4C761604"/>
    <w:rsid w:val="50F56E5E"/>
    <w:rsid w:val="52CB3561"/>
    <w:rsid w:val="534B7333"/>
    <w:rsid w:val="572D68CD"/>
    <w:rsid w:val="5BB43EFF"/>
    <w:rsid w:val="5CEB7896"/>
    <w:rsid w:val="613C705C"/>
    <w:rsid w:val="62F42CE8"/>
    <w:rsid w:val="64B34FA1"/>
    <w:rsid w:val="6AF56EF6"/>
    <w:rsid w:val="6BED71FC"/>
    <w:rsid w:val="6F5730C3"/>
    <w:rsid w:val="79443502"/>
    <w:rsid w:val="7B1E408D"/>
    <w:rsid w:val="7B490F54"/>
    <w:rsid w:val="7C3E7A59"/>
    <w:rsid w:val="7F311F38"/>
    <w:rsid w:val="7F9F0A97"/>
    <w:rsid w:val="7FBF16E1"/>
    <w:rsid w:val="9E6BB434"/>
    <w:rsid w:val="B3BD4CA5"/>
    <w:rsid w:val="DEFB318B"/>
    <w:rsid w:val="E3FF15E6"/>
    <w:rsid w:val="EE751F1A"/>
    <w:rsid w:val="FEDF63B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4"/>
      <w:lang w:val="en-US" w:eastAsia="zh-CN" w:bidi="ar-SA"/>
    </w:rPr>
  </w:style>
  <w:style w:type="paragraph" w:styleId="2">
    <w:name w:val="heading 1"/>
    <w:basedOn w:val="1"/>
    <w:next w:val="1"/>
    <w:link w:val="14"/>
    <w:qFormat/>
    <w:uiPriority w:val="0"/>
    <w:pPr>
      <w:keepNext/>
      <w:outlineLvl w:val="0"/>
    </w:pPr>
    <w:rPr>
      <w:rFonts w:ascii="BankGothic Md BT" w:hAnsi="BankGothic Md BT" w:eastAsia="黑体"/>
      <w:b/>
      <w:bCs/>
      <w:color w:val="00FFFF"/>
      <w:sz w:val="44"/>
    </w:rPr>
  </w:style>
  <w:style w:type="character" w:default="1" w:styleId="9">
    <w:name w:val="Default Paragraph Font"/>
    <w:unhideWhenUsed/>
    <w:qFormat/>
    <w:uiPriority w:val="1"/>
  </w:style>
  <w:style w:type="table" w:default="1" w:styleId="8">
    <w:name w:val="Normal Tabl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annotation text"/>
    <w:basedOn w:val="1"/>
    <w:link w:val="15"/>
    <w:qFormat/>
    <w:uiPriority w:val="0"/>
    <w:pPr>
      <w:jc w:val="left"/>
    </w:pPr>
  </w:style>
  <w:style w:type="paragraph" w:styleId="4">
    <w:name w:val="footer"/>
    <w:basedOn w:val="1"/>
    <w:link w:val="13"/>
    <w:qFormat/>
    <w:uiPriority w:val="99"/>
    <w:pPr>
      <w:tabs>
        <w:tab w:val="center" w:pos="4153"/>
        <w:tab w:val="right" w:pos="8306"/>
      </w:tabs>
      <w:snapToGrid w:val="0"/>
      <w:spacing w:after="160"/>
      <w:jc w:val="left"/>
    </w:pPr>
    <w:rPr>
      <w:rFonts w:ascii="等线" w:hAnsi="等线" w:eastAsia="等线" w:cs="宋体"/>
      <w:sz w:val="18"/>
      <w:szCs w:val="18"/>
      <w14:ligatures w14:val="none"/>
    </w:rPr>
  </w:style>
  <w:style w:type="paragraph" w:styleId="5">
    <w:name w:val="header"/>
    <w:basedOn w:val="1"/>
    <w:link w:val="12"/>
    <w:qFormat/>
    <w:uiPriority w:val="0"/>
    <w:pPr>
      <w:tabs>
        <w:tab w:val="center" w:pos="4153"/>
        <w:tab w:val="right" w:pos="8306"/>
      </w:tabs>
      <w:snapToGrid w:val="0"/>
      <w:spacing w:after="160"/>
      <w:jc w:val="center"/>
    </w:pPr>
    <w:rPr>
      <w:rFonts w:ascii="等线" w:hAnsi="等线" w:eastAsia="等线" w:cs="宋体"/>
      <w:sz w:val="18"/>
      <w:szCs w:val="18"/>
      <w14:ligatures w14:val="none"/>
    </w:rPr>
  </w:style>
  <w:style w:type="paragraph" w:styleId="6">
    <w:name w:val="Normal (Web)"/>
    <w:basedOn w:val="1"/>
    <w:qFormat/>
    <w:uiPriority w:val="0"/>
    <w:pPr>
      <w:spacing w:beforeAutospacing="1" w:afterAutospacing="1"/>
      <w:jc w:val="left"/>
    </w:pPr>
    <w:rPr>
      <w:kern w:val="0"/>
    </w:rPr>
  </w:style>
  <w:style w:type="paragraph" w:styleId="7">
    <w:name w:val="annotation subject"/>
    <w:basedOn w:val="3"/>
    <w:next w:val="3"/>
    <w:link w:val="16"/>
    <w:qFormat/>
    <w:uiPriority w:val="99"/>
    <w:rPr>
      <w:b/>
      <w:bCs/>
    </w:rPr>
  </w:style>
  <w:style w:type="character" w:styleId="10">
    <w:name w:val="Strong"/>
    <w:basedOn w:val="9"/>
    <w:qFormat/>
    <w:uiPriority w:val="0"/>
    <w:rPr>
      <w:b/>
    </w:rPr>
  </w:style>
  <w:style w:type="character" w:styleId="11">
    <w:name w:val="annotation reference"/>
    <w:qFormat/>
    <w:uiPriority w:val="0"/>
    <w:rPr>
      <w:sz w:val="21"/>
      <w:szCs w:val="21"/>
    </w:rPr>
  </w:style>
  <w:style w:type="character" w:customStyle="1" w:styleId="12">
    <w:name w:val="页眉 字符"/>
    <w:basedOn w:val="9"/>
    <w:link w:val="5"/>
    <w:qFormat/>
    <w:uiPriority w:val="0"/>
    <w:rPr>
      <w:sz w:val="18"/>
      <w:szCs w:val="18"/>
    </w:rPr>
  </w:style>
  <w:style w:type="character" w:customStyle="1" w:styleId="13">
    <w:name w:val="页脚 字符"/>
    <w:basedOn w:val="9"/>
    <w:link w:val="4"/>
    <w:qFormat/>
    <w:uiPriority w:val="99"/>
    <w:rPr>
      <w:sz w:val="18"/>
      <w:szCs w:val="18"/>
    </w:rPr>
  </w:style>
  <w:style w:type="character" w:customStyle="1" w:styleId="14">
    <w:name w:val="标题 1 字符"/>
    <w:basedOn w:val="9"/>
    <w:link w:val="2"/>
    <w:qFormat/>
    <w:uiPriority w:val="0"/>
    <w:rPr>
      <w:rFonts w:ascii="BankGothic Md BT" w:hAnsi="BankGothic Md BT" w:eastAsia="黑体" w:cs="Times New Roman"/>
      <w:b/>
      <w:bCs/>
      <w:color w:val="00FFFF"/>
      <w:sz w:val="44"/>
      <w:szCs w:val="20"/>
      <w14:ligatures w14:val="none"/>
    </w:rPr>
  </w:style>
  <w:style w:type="character" w:customStyle="1" w:styleId="15">
    <w:name w:val="批注文字 字符"/>
    <w:basedOn w:val="9"/>
    <w:link w:val="3"/>
    <w:qFormat/>
    <w:uiPriority w:val="0"/>
    <w:rPr>
      <w:rFonts w:ascii="宋体" w:hAnsi="Times New Roman" w:eastAsia="宋体" w:cs="Times New Roman"/>
      <w:sz w:val="24"/>
      <w:szCs w:val="20"/>
      <w14:ligatures w14:val="none"/>
    </w:rPr>
  </w:style>
  <w:style w:type="character" w:customStyle="1" w:styleId="16">
    <w:name w:val="批注主题 字符"/>
    <w:basedOn w:val="15"/>
    <w:link w:val="7"/>
    <w:qFormat/>
    <w:uiPriority w:val="99"/>
    <w:rPr>
      <w:rFonts w:ascii="宋体" w:hAnsi="Times New Roman" w:eastAsia="宋体" w:cs="Times New Roman"/>
      <w:b/>
      <w:bCs/>
      <w:sz w:val="24"/>
      <w:szCs w:val="20"/>
      <w14:ligatures w14:val="none"/>
    </w:rPr>
  </w:style>
  <w:style w:type="character" w:customStyle="1" w:styleId="17">
    <w:name w:val="font51"/>
    <w:basedOn w:val="9"/>
    <w:qFormat/>
    <w:uiPriority w:val="0"/>
    <w:rPr>
      <w:rFonts w:hint="eastAsia" w:ascii="宋体" w:hAnsi="宋体" w:eastAsia="宋体" w:cs="宋体"/>
      <w:b/>
      <w:bCs/>
      <w:color w:val="FF0000"/>
      <w:sz w:val="36"/>
      <w:szCs w:val="36"/>
      <w:u w:val="none"/>
    </w:rPr>
  </w:style>
  <w:style w:type="character" w:customStyle="1" w:styleId="18">
    <w:name w:val="font21"/>
    <w:basedOn w:val="9"/>
    <w:qFormat/>
    <w:uiPriority w:val="0"/>
    <w:rPr>
      <w:rFonts w:hint="eastAsia" w:ascii="宋体" w:hAnsi="宋体" w:eastAsia="宋体" w:cs="宋体"/>
      <w:b/>
      <w:bCs/>
      <w:color w:val="000000"/>
      <w:sz w:val="36"/>
      <w:szCs w:val="36"/>
      <w:u w:val="none"/>
    </w:rPr>
  </w:style>
  <w:style w:type="paragraph" w:customStyle="1" w:styleId="19">
    <w:name w:val="Revision"/>
    <w:hidden/>
    <w:unhideWhenUsed/>
    <w:qFormat/>
    <w:uiPriority w:val="99"/>
    <w:rPr>
      <w:rFonts w:ascii="宋体" w:hAnsi="Times New Roman" w:eastAsia="宋体" w:cs="Times New Roman"/>
      <w:kern w:val="2"/>
      <w:sz w:val="24"/>
      <w:lang w:val="en-US" w:eastAsia="zh-CN" w:bidi="ar-SA"/>
    </w:rPr>
  </w:style>
  <w:style w:type="character" w:customStyle="1" w:styleId="20">
    <w:name w:val="font91"/>
    <w:basedOn w:val="9"/>
    <w:qFormat/>
    <w:uiPriority w:val="0"/>
    <w:rPr>
      <w:rFonts w:hint="eastAsia" w:ascii="宋体" w:hAnsi="宋体" w:eastAsia="宋体" w:cs="宋体"/>
      <w:b/>
      <w:bCs/>
      <w:color w:val="FF0000"/>
      <w:sz w:val="36"/>
      <w:szCs w:val="36"/>
      <w:u w:val="none"/>
    </w:rPr>
  </w:style>
  <w:style w:type="character" w:customStyle="1" w:styleId="21">
    <w:name w:val="font131"/>
    <w:basedOn w:val="9"/>
    <w:qFormat/>
    <w:uiPriority w:val="0"/>
    <w:rPr>
      <w:rFonts w:hint="eastAsia" w:ascii="宋体" w:hAnsi="宋体" w:eastAsia="宋体" w:cs="宋体"/>
      <w:color w:val="000000"/>
      <w:sz w:val="44"/>
      <w:szCs w:val="44"/>
      <w:u w:val="none"/>
    </w:rPr>
  </w:style>
  <w:style w:type="character" w:customStyle="1" w:styleId="22">
    <w:name w:val="font61"/>
    <w:basedOn w:val="9"/>
    <w:qFormat/>
    <w:uiPriority w:val="0"/>
    <w:rPr>
      <w:rFonts w:hint="eastAsia" w:ascii="宋体" w:hAnsi="宋体" w:eastAsia="宋体" w:cs="宋体"/>
      <w:b/>
      <w:bCs/>
      <w:color w:val="000000"/>
      <w:sz w:val="22"/>
      <w:szCs w:val="22"/>
      <w:u w:val="none"/>
    </w:rPr>
  </w:style>
  <w:style w:type="character" w:customStyle="1" w:styleId="23">
    <w:name w:val="font101"/>
    <w:basedOn w:val="9"/>
    <w:qFormat/>
    <w:uiPriority w:val="0"/>
    <w:rPr>
      <w:rFonts w:hint="default" w:ascii="Times New Roman" w:hAnsi="Times New Roman" w:cs="Times New Roman"/>
      <w:b/>
      <w:bCs/>
      <w:color w:val="000000"/>
      <w:sz w:val="22"/>
      <w:szCs w:val="22"/>
      <w:u w:val="none"/>
    </w:rPr>
  </w:style>
  <w:style w:type="character" w:customStyle="1" w:styleId="24">
    <w:name w:val="font81"/>
    <w:basedOn w:val="9"/>
    <w:qFormat/>
    <w:uiPriority w:val="0"/>
    <w:rPr>
      <w:rFonts w:hint="eastAsia" w:ascii="宋体" w:hAnsi="宋体" w:eastAsia="宋体" w:cs="宋体"/>
      <w:b/>
      <w:bCs/>
      <w:color w:val="000000"/>
      <w:sz w:val="48"/>
      <w:szCs w:val="48"/>
      <w:u w:val="none"/>
    </w:rPr>
  </w:style>
  <w:style w:type="character" w:customStyle="1" w:styleId="25">
    <w:name w:val="font41"/>
    <w:basedOn w:val="9"/>
    <w:qFormat/>
    <w:uiPriority w:val="0"/>
    <w:rPr>
      <w:rFonts w:hint="eastAsia" w:ascii="宋体" w:hAnsi="宋体" w:eastAsia="宋体" w:cs="宋体"/>
      <w:b/>
      <w:bCs/>
      <w:color w:val="000000"/>
      <w:sz w:val="24"/>
      <w:szCs w:val="24"/>
      <w:u w:val="none"/>
    </w:rPr>
  </w:style>
  <w:style w:type="character" w:customStyle="1" w:styleId="26">
    <w:name w:val="font31"/>
    <w:basedOn w:val="9"/>
    <w:qFormat/>
    <w:uiPriority w:val="0"/>
    <w:rPr>
      <w:rFonts w:hint="default" w:ascii="Arial" w:hAnsi="Arial" w:cs="Arial"/>
      <w:b/>
      <w:bCs/>
      <w:color w:val="000000"/>
      <w:sz w:val="24"/>
      <w:szCs w:val="24"/>
      <w:u w:val="none"/>
    </w:rPr>
  </w:style>
  <w:style w:type="character" w:customStyle="1" w:styleId="27">
    <w:name w:val="font01"/>
    <w:basedOn w:val="9"/>
    <w:uiPriority w:val="0"/>
    <w:rPr>
      <w:rFonts w:hint="eastAsia" w:ascii="宋体" w:hAnsi="宋体" w:eastAsia="宋体" w:cs="宋体"/>
      <w:color w:val="000000"/>
      <w:sz w:val="24"/>
      <w:szCs w:val="24"/>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4001</Words>
  <Characters>4322</Characters>
  <Lines>29</Lines>
  <Paragraphs>8</Paragraphs>
  <TotalTime>786</TotalTime>
  <ScaleCrop>false</ScaleCrop>
  <LinksUpToDate>false</LinksUpToDate>
  <CharactersWithSpaces>4431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2024-09-30T14:17:00Z</dcterms:created>
  <dc:creator>ying chen</dc:creator>
  <cp:lastModifiedBy>Yan</cp:lastModifiedBy>
  <dcterms:modified xsi:type="dcterms:W3CDTF">2026-01-18T05:46:59Z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150ECFDD61DC43D98CD08D27482114B2_13</vt:lpwstr>
  </property>
  <property fmtid="{D5CDD505-2E9C-101B-9397-08002B2CF9AE}" pid="4" name="KSOTemplateDocerSaveRecord">
    <vt:lpwstr>eyJoZGlkIjoiZjM4ZTA1ZWU0YzdlOTJmZDdhNzE1MjRiNGI0OTk2ZTMiLCJ1c2VySWQiOiIxNzI0NjU0Nzc1In0=</vt:lpwstr>
  </property>
</Properties>
</file>